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5E335D0E" w14:textId="77777777" w:rsidR="004F4A09" w:rsidRDefault="00B97AC0">
      <w:pPr>
        <w:pStyle w:val="Normal1"/>
        <w:jc w:val="left"/>
      </w:pPr>
      <w:r>
        <w:rPr>
          <w:noProof/>
        </w:rPr>
        <mc:AlternateContent>
          <mc:Choice Requires="wps">
            <w:drawing>
              <wp:inline distT="0" distB="0" distL="114300" distR="114300" wp14:anchorId="3D4F6A9C" wp14:editId="2AB9C474">
                <wp:extent cx="5664200" cy="38100"/>
                <wp:effectExtent l="0" t="0" r="0" b="0"/>
                <wp:docPr id="4" name="Straight Arrow Connector 4"/>
                <wp:cNvGraphicFramePr/>
                <a:graphic xmlns:a="http://schemas.openxmlformats.org/drawingml/2006/main">
                  <a:graphicData uri="http://schemas.microsoft.com/office/word/2010/wordprocessingShape">
                    <wps:wsp>
                      <wps:cNvCnPr/>
                      <wps:spPr>
                        <a:xfrm>
                          <a:off x="2513265" y="3779364"/>
                          <a:ext cx="5665469" cy="1270"/>
                        </a:xfrm>
                        <a:prstGeom prst="straightConnector1">
                          <a:avLst/>
                        </a:prstGeom>
                        <a:noFill/>
                        <a:ln w="38100" cap="flat" cmpd="sng">
                          <a:solidFill>
                            <a:srgbClr val="FF0000"/>
                          </a:solidFill>
                          <a:prstDash val="solid"/>
                          <a:round/>
                          <a:headEnd type="none" w="med" len="med"/>
                          <a:tailEnd type="none" w="med" len="med"/>
                        </a:ln>
                      </wps:spPr>
                      <wps:bodyPr/>
                    </wps:wsp>
                  </a:graphicData>
                </a:graphic>
              </wp:inline>
            </w:drawing>
          </mc:Choice>
          <mc:Fallback xmlns:mo="http://schemas.microsoft.com/office/mac/office/2008/main" xmlns:mv="urn:schemas-microsoft-com:mac:vml">
            <w:pict>
              <v:shapetype w14:anchorId="1C5CDF43" id="_x0000_t32" coordsize="21600,21600" o:spt="32" o:oned="t" path="m,l21600,21600e" filled="f">
                <v:path arrowok="t" fillok="f" o:connecttype="none"/>
                <o:lock v:ext="edit" shapetype="t"/>
              </v:shapetype>
              <v:shape id="Straight Arrow Connector 4" o:spid="_x0000_s1026" type="#_x0000_t32" style="width:446pt;height:3pt;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" strokecolor="red" strokeweight="3pt">
                <w10:anchorlock/>
              </v:shape>
            </w:pict>
          </mc:Fallback>
        </mc:AlternateContent>
      </w:r>
    </w:p>
    <w:p w14:paraId="7385D1BA" w14:textId="62EB7DAC" w:rsidR="004F4A09" w:rsidRDefault="00374DC0">
      <w:pPr>
        <w:pStyle w:val="Normal1"/>
        <w:jc w:val="center"/>
      </w:pPr>
      <w:r>
        <w:rPr>
          <w:b/>
          <w:sz w:val="32"/>
          <w:szCs w:val="32"/>
        </w:rPr>
        <w:t>Prices Paid Portal (P</w:t>
      </w:r>
      <w:r w:rsidR="00742318">
        <w:rPr>
          <w:b/>
          <w:sz w:val="32"/>
          <w:szCs w:val="32"/>
        </w:rPr>
        <w:t>3</w:t>
      </w:r>
      <w:r>
        <w:rPr>
          <w:b/>
          <w:sz w:val="32"/>
          <w:szCs w:val="32"/>
        </w:rPr>
        <w:t>)</w:t>
      </w:r>
      <w:r w:rsidR="00B97AC0">
        <w:rPr>
          <w:b/>
          <w:sz w:val="32"/>
          <w:szCs w:val="32"/>
        </w:rPr>
        <w:t xml:space="preserve"> Installation Plan</w:t>
      </w:r>
    </w:p>
    <w:p w14:paraId="6FCBBF22" w14:textId="77777777" w:rsidR="004F4A09" w:rsidRDefault="004F4A09">
      <w:pPr>
        <w:pStyle w:val="Normal1"/>
        <w:jc w:val="center"/>
      </w:pPr>
    </w:p>
    <w:p w14:paraId="76707136" w14:textId="77777777" w:rsidR="004F4A09" w:rsidRDefault="004F4A09">
      <w:pPr>
        <w:pStyle w:val="Normal1"/>
        <w:jc w:val="center"/>
      </w:pPr>
    </w:p>
    <w:p w14:paraId="52B41A2E" w14:textId="7F41292A" w:rsidR="004F4A09" w:rsidRDefault="00B97AC0">
      <w:pPr>
        <w:pStyle w:val="Normal1"/>
        <w:jc w:val="center"/>
      </w:pPr>
      <w:bookmarkStart w:id="0" w:name="h.gjdgxs" w:colFirst="0" w:colLast="0"/>
      <w:bookmarkEnd w:id="0"/>
      <w:r>
        <w:rPr>
          <w:b/>
        </w:rPr>
        <w:t>Version 1.</w:t>
      </w:r>
      <w:r w:rsidR="00374DC0">
        <w:rPr>
          <w:b/>
        </w:rPr>
        <w:t>7</w:t>
      </w:r>
    </w:p>
    <w:p w14:paraId="625D3066" w14:textId="77777777" w:rsidR="004F4A09" w:rsidRPr="00752274" w:rsidRDefault="004F4A09">
      <w:pPr>
        <w:pStyle w:val="Normal1"/>
        <w:jc w:val="center"/>
        <w:rPr>
          <w:b/>
        </w:rPr>
      </w:pPr>
    </w:p>
    <w:p w14:paraId="7B7DF0CC" w14:textId="01D52FDD" w:rsidR="004F4A09" w:rsidRPr="00752274" w:rsidRDefault="00752274">
      <w:pPr>
        <w:pStyle w:val="Normal1"/>
        <w:jc w:val="center"/>
        <w:rPr>
          <w:b/>
        </w:rPr>
      </w:pPr>
      <w:bookmarkStart w:id="1" w:name="h.30j0zll" w:colFirst="0" w:colLast="0"/>
      <w:bookmarkEnd w:id="1"/>
      <w:r w:rsidRPr="00752274">
        <w:rPr>
          <w:b/>
        </w:rPr>
        <w:t>02/0</w:t>
      </w:r>
      <w:r w:rsidR="00374DC0">
        <w:rPr>
          <w:b/>
        </w:rPr>
        <w:t>5</w:t>
      </w:r>
      <w:r w:rsidRPr="00752274">
        <w:rPr>
          <w:b/>
        </w:rPr>
        <w:t>/2016</w:t>
      </w:r>
    </w:p>
    <w:p w14:paraId="298BB5F3" w14:textId="77777777" w:rsidR="004F4A09" w:rsidRDefault="004F4A09">
      <w:pPr>
        <w:pStyle w:val="Normal1"/>
        <w:jc w:val="center"/>
      </w:pPr>
    </w:p>
    <w:p w14:paraId="7A03A9A2" w14:textId="77777777" w:rsidR="004F4A09" w:rsidRDefault="004F4A09">
      <w:pPr>
        <w:pStyle w:val="Normal1"/>
        <w:jc w:val="center"/>
      </w:pPr>
    </w:p>
    <w:p w14:paraId="798FB245" w14:textId="77777777" w:rsidR="004F4A09" w:rsidRDefault="004F4A09">
      <w:pPr>
        <w:pStyle w:val="Normal1"/>
        <w:jc w:val="center"/>
      </w:pPr>
    </w:p>
    <w:p w14:paraId="18B6FC2D" w14:textId="77777777" w:rsidR="004F4A09" w:rsidRDefault="004F4A09">
      <w:pPr>
        <w:pStyle w:val="Normal1"/>
        <w:jc w:val="center"/>
      </w:pPr>
    </w:p>
    <w:p w14:paraId="3EF50E9C" w14:textId="77777777" w:rsidR="004F4A09" w:rsidRDefault="004F4A09">
      <w:pPr>
        <w:pStyle w:val="Normal1"/>
        <w:jc w:val="center"/>
      </w:pPr>
    </w:p>
    <w:p w14:paraId="5A3E3C5B" w14:textId="77777777" w:rsidR="004F4A09" w:rsidRDefault="00B97AC0">
      <w:pPr>
        <w:pStyle w:val="Normal1"/>
        <w:jc w:val="center"/>
      </w:pPr>
      <w:r>
        <w:rPr>
          <w:noProof/>
        </w:rPr>
        <w:drawing>
          <wp:inline distT="0" distB="0" distL="0" distR="0" wp14:anchorId="33B2718E" wp14:editId="5FBB1F23">
            <wp:extent cx="3258087" cy="849936"/>
            <wp:effectExtent l="0" t="0" r="0" b="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8"/>
                    <a:srcRect/>
                    <a:stretch>
                      <a:fillRect/>
                    </a:stretch>
                  </pic:blipFill>
                  <pic:spPr>
                    <a:xfrm>
                      <a:off x="0" y="0"/>
                      <a:ext cx="3258087" cy="849936"/>
                    </a:xfrm>
                    <a:prstGeom prst="rect">
                      <a:avLst/>
                    </a:prstGeom>
                    <a:ln/>
                  </pic:spPr>
                </pic:pic>
              </a:graphicData>
            </a:graphic>
          </wp:inline>
        </w:drawing>
      </w:r>
    </w:p>
    <w:p w14:paraId="209E460D" w14:textId="77777777" w:rsidR="004F4A09" w:rsidRDefault="004F4A09">
      <w:pPr>
        <w:pStyle w:val="Normal1"/>
      </w:pPr>
    </w:p>
    <w:p w14:paraId="72F23623" w14:textId="77777777" w:rsidR="004F4A09" w:rsidRDefault="004F4A09">
      <w:pPr>
        <w:pStyle w:val="Normal1"/>
      </w:pPr>
    </w:p>
    <w:p w14:paraId="5113DF9D" w14:textId="77777777" w:rsidR="004F4A09" w:rsidRDefault="004F4A09">
      <w:pPr>
        <w:pStyle w:val="Normal1"/>
      </w:pPr>
    </w:p>
    <w:p w14:paraId="02767077" w14:textId="77777777" w:rsidR="004F4A09" w:rsidRDefault="00B97AC0">
      <w:pPr>
        <w:pStyle w:val="Normal1"/>
      </w:pPr>
      <w:r>
        <w:br w:type="page"/>
      </w:r>
    </w:p>
    <w:p w14:paraId="14C54453" w14:textId="77777777" w:rsidR="004F4A09" w:rsidRPr="004D7F7C" w:rsidRDefault="004F4A09">
      <w:pPr>
        <w:pStyle w:val="Normal1"/>
        <w:widowControl w:val="0"/>
        <w:spacing w:after="0" w:line="276" w:lineRule="auto"/>
        <w:jc w:val="left"/>
        <w:rPr>
          <w:sz w:val="20"/>
          <w:szCs w:val="20"/>
        </w:rPr>
      </w:pPr>
    </w:p>
    <w:p w14:paraId="6EDAD561" w14:textId="77777777" w:rsidR="004F4A09" w:rsidRDefault="00B97AC0">
      <w:pPr>
        <w:pStyle w:val="Normal1"/>
        <w:keepNext/>
        <w:spacing w:before="120" w:after="120"/>
        <w:jc w:val="center"/>
      </w:pPr>
      <w:r>
        <w:rPr>
          <w:b/>
        </w:rPr>
        <w:t>ACCEPTANCE / APPROVAL PAGE</w:t>
      </w:r>
    </w:p>
    <w:p w14:paraId="5C38E80B" w14:textId="77777777" w:rsidR="004F4A09" w:rsidRDefault="004F4A09">
      <w:pPr>
        <w:pStyle w:val="Normal1"/>
        <w:spacing w:before="20" w:after="20"/>
        <w:jc w:val="left"/>
      </w:pPr>
    </w:p>
    <w:tbl>
      <w:tblPr>
        <w:tblStyle w:val="a"/>
        <w:tblW w:w="8838" w:type="dxa"/>
        <w:tblInd w:w="-115" w:type="dxa"/>
        <w:tblLayout w:type="fixed"/>
        <w:tblLook w:val="0000" w:firstRow="0" w:lastRow="0" w:firstColumn="0" w:lastColumn="0" w:noHBand="0" w:noVBand="0"/>
      </w:tblPr>
      <w:tblGrid>
        <w:gridCol w:w="4698"/>
        <w:gridCol w:w="1350"/>
        <w:gridCol w:w="2790"/>
      </w:tblGrid>
      <w:tr w:rsidR="004F4A09" w14:paraId="2A60FB3F" w14:textId="77777777">
        <w:trPr>
          <w:trHeight w:val="1680"/>
        </w:trPr>
        <w:tc>
          <w:tcPr>
            <w:tcW w:w="4698" w:type="dxa"/>
          </w:tcPr>
          <w:p w14:paraId="0E2AC6F0" w14:textId="77777777" w:rsidR="004F4A09" w:rsidRDefault="00B97AC0">
            <w:pPr>
              <w:pStyle w:val="Normal1"/>
              <w:tabs>
                <w:tab w:val="right" w:pos="4320"/>
              </w:tabs>
              <w:spacing w:before="20" w:after="20"/>
              <w:ind w:right="324"/>
              <w:jc w:val="left"/>
            </w:pPr>
            <w:r>
              <w:rPr>
                <w:rFonts w:ascii="Arial" w:eastAsia="Arial" w:hAnsi="Arial" w:cs="Arial"/>
                <w:sz w:val="18"/>
                <w:szCs w:val="18"/>
                <w:u w:val="single"/>
              </w:rPr>
              <w:t>//  //</w:t>
            </w:r>
            <w:r>
              <w:rPr>
                <w:rFonts w:ascii="Arial" w:eastAsia="Arial" w:hAnsi="Arial" w:cs="Arial"/>
                <w:i/>
                <w:sz w:val="18"/>
                <w:szCs w:val="18"/>
                <w:u w:val="single"/>
              </w:rPr>
              <w:t xml:space="preserve">  </w:t>
            </w:r>
            <w:r>
              <w:rPr>
                <w:rFonts w:ascii="Arial" w:eastAsia="Arial" w:hAnsi="Arial" w:cs="Arial"/>
                <w:sz w:val="18"/>
                <w:szCs w:val="18"/>
                <w:u w:val="single"/>
              </w:rPr>
              <w:t>_</w:t>
            </w:r>
            <w:r>
              <w:rPr>
                <w:rFonts w:ascii="Arial" w:eastAsia="Arial" w:hAnsi="Arial" w:cs="Arial"/>
                <w:sz w:val="18"/>
                <w:szCs w:val="18"/>
                <w:u w:val="single"/>
              </w:rPr>
              <w:tab/>
            </w:r>
          </w:p>
          <w:p w14:paraId="1A1EAFF8" w14:textId="77777777" w:rsidR="004F4A09" w:rsidRDefault="00B97AC0">
            <w:pPr>
              <w:pStyle w:val="Normal1"/>
              <w:spacing w:before="20" w:after="20"/>
              <w:ind w:right="324"/>
              <w:jc w:val="left"/>
            </w:pPr>
            <w:r>
              <w:rPr>
                <w:rFonts w:ascii="Arial" w:eastAsia="Arial" w:hAnsi="Arial" w:cs="Arial"/>
                <w:sz w:val="18"/>
                <w:szCs w:val="18"/>
              </w:rPr>
              <w:t>Gary W Barber</w:t>
            </w:r>
            <w:r>
              <w:rPr>
                <w:rFonts w:ascii="Arial" w:eastAsia="Arial" w:hAnsi="Arial" w:cs="Arial"/>
                <w:sz w:val="18"/>
                <w:szCs w:val="18"/>
              </w:rPr>
              <w:br/>
              <w:t>Architect</w:t>
            </w:r>
          </w:p>
        </w:tc>
        <w:tc>
          <w:tcPr>
            <w:tcW w:w="1350" w:type="dxa"/>
          </w:tcPr>
          <w:p w14:paraId="26517B36" w14:textId="77777777" w:rsidR="004F4A09" w:rsidRDefault="00B97AC0">
            <w:pPr>
              <w:pStyle w:val="Normal1"/>
              <w:spacing w:before="20" w:after="20"/>
              <w:jc w:val="left"/>
            </w:pPr>
            <w:r>
              <w:rPr>
                <w:rFonts w:ascii="Arial" w:eastAsia="Arial" w:hAnsi="Arial" w:cs="Arial"/>
                <w:sz w:val="18"/>
                <w:szCs w:val="18"/>
              </w:rPr>
              <w:t>Prepared by</w:t>
            </w:r>
          </w:p>
        </w:tc>
        <w:tc>
          <w:tcPr>
            <w:tcW w:w="2790" w:type="dxa"/>
          </w:tcPr>
          <w:p w14:paraId="1EF09059" w14:textId="77777777" w:rsidR="004F4A09" w:rsidRDefault="00B97AC0">
            <w:pPr>
              <w:pStyle w:val="Normal1"/>
              <w:tabs>
                <w:tab w:val="right" w:pos="2520"/>
              </w:tabs>
              <w:spacing w:before="20" w:after="20"/>
              <w:jc w:val="left"/>
            </w:pPr>
            <w:r>
              <w:rPr>
                <w:rFonts w:ascii="Arial" w:eastAsia="Arial" w:hAnsi="Arial" w:cs="Arial"/>
                <w:sz w:val="18"/>
                <w:szCs w:val="18"/>
                <w:u w:val="single"/>
              </w:rPr>
              <w:tab/>
            </w:r>
          </w:p>
          <w:p w14:paraId="0DDE75FC" w14:textId="77777777" w:rsidR="004F4A09" w:rsidRDefault="00B97AC0">
            <w:pPr>
              <w:pStyle w:val="Normal1"/>
              <w:spacing w:before="20" w:after="20"/>
              <w:jc w:val="left"/>
            </w:pPr>
            <w:r>
              <w:rPr>
                <w:rFonts w:ascii="Arial" w:eastAsia="Arial" w:hAnsi="Arial" w:cs="Arial"/>
                <w:sz w:val="18"/>
                <w:szCs w:val="18"/>
              </w:rPr>
              <w:t>Date</w:t>
            </w:r>
          </w:p>
        </w:tc>
      </w:tr>
      <w:tr w:rsidR="004F4A09" w14:paraId="6042D365" w14:textId="77777777">
        <w:trPr>
          <w:trHeight w:val="1680"/>
        </w:trPr>
        <w:tc>
          <w:tcPr>
            <w:tcW w:w="4698" w:type="dxa"/>
          </w:tcPr>
          <w:p w14:paraId="65936A4A" w14:textId="77777777" w:rsidR="004F4A09" w:rsidRDefault="00B97AC0">
            <w:pPr>
              <w:pStyle w:val="Normal1"/>
              <w:tabs>
                <w:tab w:val="right" w:pos="4320"/>
              </w:tabs>
              <w:spacing w:before="20" w:after="20"/>
              <w:ind w:right="324"/>
              <w:jc w:val="left"/>
            </w:pPr>
            <w:r>
              <w:rPr>
                <w:rFonts w:ascii="Arial" w:eastAsia="Arial" w:hAnsi="Arial" w:cs="Arial"/>
                <w:sz w:val="18"/>
                <w:szCs w:val="18"/>
                <w:u w:val="single"/>
              </w:rPr>
              <w:t>//  //  _</w:t>
            </w:r>
            <w:r>
              <w:rPr>
                <w:rFonts w:ascii="Arial" w:eastAsia="Arial" w:hAnsi="Arial" w:cs="Arial"/>
                <w:sz w:val="18"/>
                <w:szCs w:val="18"/>
                <w:u w:val="single"/>
              </w:rPr>
              <w:tab/>
            </w:r>
          </w:p>
          <w:p w14:paraId="636180E2" w14:textId="77777777" w:rsidR="004F4A09" w:rsidRDefault="00B97AC0">
            <w:pPr>
              <w:pStyle w:val="Normal1"/>
              <w:spacing w:before="20" w:after="20"/>
              <w:ind w:right="324"/>
              <w:jc w:val="left"/>
            </w:pPr>
            <w:r>
              <w:rPr>
                <w:rFonts w:ascii="Arial" w:eastAsia="Arial" w:hAnsi="Arial" w:cs="Arial"/>
                <w:sz w:val="18"/>
                <w:szCs w:val="18"/>
              </w:rPr>
              <w:t>Name</w:t>
            </w:r>
          </w:p>
          <w:p w14:paraId="2E9A3C70" w14:textId="77777777" w:rsidR="004F4A09" w:rsidRDefault="00B97AC0">
            <w:pPr>
              <w:pStyle w:val="Normal1"/>
              <w:spacing w:before="20" w:after="20"/>
              <w:ind w:right="324"/>
              <w:jc w:val="left"/>
            </w:pPr>
            <w:r>
              <w:rPr>
                <w:rFonts w:ascii="Arial" w:eastAsia="Arial" w:hAnsi="Arial" w:cs="Arial"/>
                <w:sz w:val="18"/>
                <w:szCs w:val="18"/>
              </w:rPr>
              <w:t xml:space="preserve">Quality Assurance </w:t>
            </w:r>
          </w:p>
          <w:p w14:paraId="6E0D6276" w14:textId="77777777" w:rsidR="004F4A09" w:rsidRDefault="004F4A09">
            <w:pPr>
              <w:pStyle w:val="Normal1"/>
              <w:spacing w:before="20" w:after="20"/>
              <w:ind w:right="324"/>
              <w:jc w:val="left"/>
            </w:pPr>
          </w:p>
        </w:tc>
        <w:tc>
          <w:tcPr>
            <w:tcW w:w="1350" w:type="dxa"/>
          </w:tcPr>
          <w:p w14:paraId="1287378A" w14:textId="77777777" w:rsidR="004F4A09" w:rsidRDefault="00B97AC0">
            <w:pPr>
              <w:pStyle w:val="Normal1"/>
              <w:spacing w:before="20" w:after="20"/>
              <w:jc w:val="left"/>
            </w:pPr>
            <w:r>
              <w:rPr>
                <w:rFonts w:ascii="Arial" w:eastAsia="Arial" w:hAnsi="Arial" w:cs="Arial"/>
                <w:sz w:val="18"/>
                <w:szCs w:val="18"/>
              </w:rPr>
              <w:t>Reviewed by</w:t>
            </w:r>
          </w:p>
        </w:tc>
        <w:tc>
          <w:tcPr>
            <w:tcW w:w="2790" w:type="dxa"/>
          </w:tcPr>
          <w:p w14:paraId="686A678C" w14:textId="77777777" w:rsidR="004F4A09" w:rsidRDefault="00B97AC0">
            <w:pPr>
              <w:pStyle w:val="Normal1"/>
              <w:tabs>
                <w:tab w:val="right" w:pos="2520"/>
              </w:tabs>
              <w:spacing w:before="20" w:after="20"/>
              <w:jc w:val="left"/>
            </w:pPr>
            <w:r>
              <w:rPr>
                <w:rFonts w:ascii="Arial" w:eastAsia="Arial" w:hAnsi="Arial" w:cs="Arial"/>
                <w:sz w:val="18"/>
                <w:szCs w:val="18"/>
                <w:u w:val="single"/>
              </w:rPr>
              <w:tab/>
            </w:r>
          </w:p>
          <w:p w14:paraId="55134B76" w14:textId="77777777" w:rsidR="004F4A09" w:rsidRDefault="00B97AC0">
            <w:pPr>
              <w:pStyle w:val="Normal1"/>
              <w:spacing w:before="20" w:after="20"/>
              <w:jc w:val="left"/>
            </w:pPr>
            <w:r>
              <w:rPr>
                <w:rFonts w:ascii="Arial" w:eastAsia="Arial" w:hAnsi="Arial" w:cs="Arial"/>
                <w:sz w:val="18"/>
                <w:szCs w:val="18"/>
              </w:rPr>
              <w:t>Date</w:t>
            </w:r>
          </w:p>
        </w:tc>
      </w:tr>
      <w:tr w:rsidR="004F4A09" w14:paraId="684C5BB8" w14:textId="77777777">
        <w:trPr>
          <w:trHeight w:val="1680"/>
        </w:trPr>
        <w:tc>
          <w:tcPr>
            <w:tcW w:w="4698" w:type="dxa"/>
          </w:tcPr>
          <w:p w14:paraId="7EB4A83F" w14:textId="77777777" w:rsidR="004F4A09" w:rsidRDefault="00B97AC0">
            <w:pPr>
              <w:pStyle w:val="Normal1"/>
              <w:tabs>
                <w:tab w:val="right" w:pos="4320"/>
              </w:tabs>
              <w:spacing w:before="20" w:after="20"/>
              <w:ind w:right="324"/>
              <w:jc w:val="left"/>
            </w:pPr>
            <w:r>
              <w:rPr>
                <w:rFonts w:ascii="Arial" w:eastAsia="Arial" w:hAnsi="Arial" w:cs="Arial"/>
                <w:sz w:val="18"/>
                <w:szCs w:val="18"/>
                <w:u w:val="single"/>
              </w:rPr>
              <w:t>//  //  _</w:t>
            </w:r>
            <w:r>
              <w:rPr>
                <w:rFonts w:ascii="Arial" w:eastAsia="Arial" w:hAnsi="Arial" w:cs="Arial"/>
                <w:sz w:val="18"/>
                <w:szCs w:val="18"/>
                <w:u w:val="single"/>
              </w:rPr>
              <w:tab/>
            </w:r>
          </w:p>
          <w:p w14:paraId="73A781EE" w14:textId="77777777" w:rsidR="004F4A09" w:rsidRDefault="00B97AC0">
            <w:pPr>
              <w:pStyle w:val="Normal1"/>
              <w:spacing w:before="20" w:after="20"/>
              <w:ind w:right="324"/>
              <w:jc w:val="left"/>
            </w:pPr>
            <w:r>
              <w:rPr>
                <w:rFonts w:ascii="Arial" w:eastAsia="Arial" w:hAnsi="Arial" w:cs="Arial"/>
                <w:sz w:val="18"/>
                <w:szCs w:val="18"/>
              </w:rPr>
              <w:t>Name</w:t>
            </w:r>
          </w:p>
          <w:p w14:paraId="7C3069D7" w14:textId="77777777" w:rsidR="004F4A09" w:rsidRDefault="00B97AC0">
            <w:pPr>
              <w:pStyle w:val="Normal1"/>
              <w:spacing w:before="20" w:after="20"/>
              <w:ind w:right="324"/>
              <w:jc w:val="left"/>
            </w:pPr>
            <w:r>
              <w:rPr>
                <w:rFonts w:ascii="Arial" w:eastAsia="Arial" w:hAnsi="Arial" w:cs="Arial"/>
                <w:sz w:val="18"/>
                <w:szCs w:val="18"/>
              </w:rPr>
              <w:t xml:space="preserve">Margaret Nguyen </w:t>
            </w:r>
          </w:p>
        </w:tc>
        <w:tc>
          <w:tcPr>
            <w:tcW w:w="1350" w:type="dxa"/>
          </w:tcPr>
          <w:p w14:paraId="685949F9" w14:textId="77777777" w:rsidR="004F4A09" w:rsidRDefault="00B97AC0">
            <w:pPr>
              <w:pStyle w:val="Normal1"/>
              <w:spacing w:before="20" w:after="20"/>
              <w:jc w:val="left"/>
            </w:pPr>
            <w:r>
              <w:rPr>
                <w:rFonts w:ascii="Arial" w:eastAsia="Arial" w:hAnsi="Arial" w:cs="Arial"/>
                <w:sz w:val="18"/>
                <w:szCs w:val="18"/>
              </w:rPr>
              <w:t>Approved by</w:t>
            </w:r>
          </w:p>
        </w:tc>
        <w:tc>
          <w:tcPr>
            <w:tcW w:w="2790" w:type="dxa"/>
          </w:tcPr>
          <w:p w14:paraId="4477D2D0" w14:textId="77777777" w:rsidR="004F4A09" w:rsidRDefault="00B97AC0">
            <w:pPr>
              <w:pStyle w:val="Normal1"/>
              <w:tabs>
                <w:tab w:val="right" w:pos="2520"/>
              </w:tabs>
              <w:spacing w:before="20" w:after="20"/>
              <w:jc w:val="left"/>
            </w:pPr>
            <w:r>
              <w:rPr>
                <w:rFonts w:ascii="Arial" w:eastAsia="Arial" w:hAnsi="Arial" w:cs="Arial"/>
                <w:sz w:val="18"/>
                <w:szCs w:val="18"/>
                <w:u w:val="single"/>
              </w:rPr>
              <w:tab/>
            </w:r>
          </w:p>
          <w:p w14:paraId="43DF4AFB" w14:textId="77777777" w:rsidR="004F4A09" w:rsidRDefault="00B97AC0">
            <w:pPr>
              <w:pStyle w:val="Normal1"/>
              <w:spacing w:before="20" w:after="20"/>
              <w:jc w:val="left"/>
            </w:pPr>
            <w:r>
              <w:rPr>
                <w:rFonts w:ascii="Arial" w:eastAsia="Arial" w:hAnsi="Arial" w:cs="Arial"/>
                <w:sz w:val="18"/>
                <w:szCs w:val="18"/>
              </w:rPr>
              <w:t>Date</w:t>
            </w:r>
          </w:p>
        </w:tc>
      </w:tr>
    </w:tbl>
    <w:p w14:paraId="54678832" w14:textId="77777777" w:rsidR="004F4A09" w:rsidRDefault="004F4A09">
      <w:pPr>
        <w:pStyle w:val="Normal1"/>
      </w:pPr>
    </w:p>
    <w:p w14:paraId="22E0C4A7" w14:textId="77777777" w:rsidR="004F4A09" w:rsidRDefault="004F4A09">
      <w:pPr>
        <w:pStyle w:val="Normal1"/>
      </w:pPr>
    </w:p>
    <w:p w14:paraId="23E4F005" w14:textId="77777777" w:rsidR="004F4A09" w:rsidRDefault="00B97AC0">
      <w:pPr>
        <w:pStyle w:val="Normal1"/>
      </w:pPr>
      <w:r>
        <w:br w:type="page"/>
      </w:r>
    </w:p>
    <w:p w14:paraId="20D8AFE2" w14:textId="77777777" w:rsidR="004F4A09" w:rsidRDefault="00B97AC0">
      <w:pPr>
        <w:pStyle w:val="Normal1"/>
        <w:keepNext/>
        <w:spacing w:before="120" w:after="120"/>
        <w:jc w:val="center"/>
      </w:pPr>
      <w:r>
        <w:rPr>
          <w:b/>
        </w:rPr>
        <w:lastRenderedPageBreak/>
        <w:t>DOCUMENT CHANGE HISTORY</w:t>
      </w:r>
    </w:p>
    <w:tbl>
      <w:tblPr>
        <w:tblStyle w:val="a0"/>
        <w:tblW w:w="8280" w:type="dxa"/>
        <w:tblInd w:w="1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40"/>
        <w:gridCol w:w="1980"/>
        <w:gridCol w:w="4860"/>
      </w:tblGrid>
      <w:tr w:rsidR="004F4A09" w14:paraId="0B5221EC" w14:textId="77777777">
        <w:tc>
          <w:tcPr>
            <w:tcW w:w="1440" w:type="dxa"/>
            <w:shd w:val="clear" w:color="auto" w:fill="BFBFBF"/>
            <w:vAlign w:val="center"/>
          </w:tcPr>
          <w:p w14:paraId="33E03031" w14:textId="77777777" w:rsidR="004F4A09" w:rsidRDefault="00B97AC0">
            <w:pPr>
              <w:pStyle w:val="Normal1"/>
              <w:spacing w:before="20" w:after="20"/>
              <w:jc w:val="center"/>
            </w:pPr>
            <w:r>
              <w:rPr>
                <w:rFonts w:ascii="Arial" w:eastAsia="Arial" w:hAnsi="Arial" w:cs="Arial"/>
                <w:b/>
                <w:sz w:val="18"/>
                <w:szCs w:val="18"/>
              </w:rPr>
              <w:t>Version Number</w:t>
            </w:r>
          </w:p>
        </w:tc>
        <w:tc>
          <w:tcPr>
            <w:tcW w:w="1980" w:type="dxa"/>
            <w:shd w:val="clear" w:color="auto" w:fill="BFBFBF"/>
            <w:vAlign w:val="center"/>
          </w:tcPr>
          <w:p w14:paraId="3AA59F65" w14:textId="77777777" w:rsidR="004F4A09" w:rsidRDefault="00B97AC0">
            <w:pPr>
              <w:pStyle w:val="Normal1"/>
              <w:spacing w:before="20" w:after="20"/>
              <w:jc w:val="center"/>
            </w:pPr>
            <w:r>
              <w:rPr>
                <w:rFonts w:ascii="Arial" w:eastAsia="Arial" w:hAnsi="Arial" w:cs="Arial"/>
                <w:b/>
                <w:sz w:val="18"/>
                <w:szCs w:val="18"/>
              </w:rPr>
              <w:t>Date</w:t>
            </w:r>
          </w:p>
        </w:tc>
        <w:tc>
          <w:tcPr>
            <w:tcW w:w="4860" w:type="dxa"/>
            <w:shd w:val="clear" w:color="auto" w:fill="BFBFBF"/>
            <w:vAlign w:val="center"/>
          </w:tcPr>
          <w:p w14:paraId="7EE0A620" w14:textId="77777777" w:rsidR="004F4A09" w:rsidRDefault="00B97AC0">
            <w:pPr>
              <w:pStyle w:val="Normal1"/>
              <w:spacing w:before="20" w:after="20"/>
              <w:jc w:val="center"/>
            </w:pPr>
            <w:r>
              <w:rPr>
                <w:rFonts w:ascii="Arial" w:eastAsia="Arial" w:hAnsi="Arial" w:cs="Arial"/>
                <w:b/>
                <w:sz w:val="18"/>
                <w:szCs w:val="18"/>
              </w:rPr>
              <w:t>Description</w:t>
            </w:r>
          </w:p>
        </w:tc>
      </w:tr>
      <w:tr w:rsidR="004F4A09" w14:paraId="3A66DCD5" w14:textId="77777777">
        <w:tc>
          <w:tcPr>
            <w:tcW w:w="1440" w:type="dxa"/>
          </w:tcPr>
          <w:p w14:paraId="68EC1DCB" w14:textId="77777777" w:rsidR="004F4A09" w:rsidRDefault="00B97AC0">
            <w:pPr>
              <w:pStyle w:val="Normal1"/>
              <w:spacing w:before="20" w:after="20"/>
              <w:jc w:val="center"/>
            </w:pPr>
            <w:r>
              <w:rPr>
                <w:rFonts w:ascii="Arial" w:eastAsia="Arial" w:hAnsi="Arial" w:cs="Arial"/>
                <w:sz w:val="18"/>
                <w:szCs w:val="18"/>
              </w:rPr>
              <w:t>1.0</w:t>
            </w:r>
          </w:p>
        </w:tc>
        <w:tc>
          <w:tcPr>
            <w:tcW w:w="1980" w:type="dxa"/>
          </w:tcPr>
          <w:p w14:paraId="453FE464" w14:textId="77777777" w:rsidR="004F4A09" w:rsidRDefault="00B97AC0">
            <w:pPr>
              <w:pStyle w:val="Normal1"/>
              <w:spacing w:before="20" w:after="20"/>
              <w:jc w:val="left"/>
            </w:pPr>
            <w:r>
              <w:rPr>
                <w:rFonts w:ascii="Arial" w:eastAsia="Arial" w:hAnsi="Arial" w:cs="Arial"/>
                <w:sz w:val="18"/>
                <w:szCs w:val="18"/>
              </w:rPr>
              <w:t>March 6, 2015</w:t>
            </w:r>
          </w:p>
        </w:tc>
        <w:tc>
          <w:tcPr>
            <w:tcW w:w="4860" w:type="dxa"/>
          </w:tcPr>
          <w:p w14:paraId="3F299C88" w14:textId="77777777" w:rsidR="004F4A09" w:rsidRDefault="00B97AC0">
            <w:pPr>
              <w:pStyle w:val="Normal1"/>
              <w:spacing w:before="20" w:after="20"/>
              <w:jc w:val="left"/>
            </w:pPr>
            <w:r>
              <w:rPr>
                <w:rFonts w:ascii="Arial" w:eastAsia="Arial" w:hAnsi="Arial" w:cs="Arial"/>
                <w:sz w:val="18"/>
                <w:szCs w:val="18"/>
              </w:rPr>
              <w:t>Baseline release</w:t>
            </w:r>
          </w:p>
        </w:tc>
      </w:tr>
      <w:tr w:rsidR="004F4A09" w14:paraId="0B6C81D8" w14:textId="77777777">
        <w:tc>
          <w:tcPr>
            <w:tcW w:w="1440" w:type="dxa"/>
          </w:tcPr>
          <w:p w14:paraId="17329F8A" w14:textId="77777777" w:rsidR="004F4A09" w:rsidRDefault="00B97AC0">
            <w:pPr>
              <w:pStyle w:val="Normal1"/>
              <w:spacing w:before="20" w:after="20"/>
              <w:jc w:val="center"/>
            </w:pPr>
            <w:r>
              <w:rPr>
                <w:rFonts w:ascii="Arial" w:eastAsia="Arial" w:hAnsi="Arial" w:cs="Arial"/>
                <w:sz w:val="18"/>
                <w:szCs w:val="18"/>
              </w:rPr>
              <w:t>1.1</w:t>
            </w:r>
          </w:p>
        </w:tc>
        <w:tc>
          <w:tcPr>
            <w:tcW w:w="1980" w:type="dxa"/>
          </w:tcPr>
          <w:p w14:paraId="0C1F218A" w14:textId="77777777" w:rsidR="004F4A09" w:rsidRDefault="00B97AC0">
            <w:pPr>
              <w:pStyle w:val="Normal1"/>
              <w:spacing w:before="20" w:after="20"/>
              <w:jc w:val="left"/>
            </w:pPr>
            <w:r>
              <w:rPr>
                <w:rFonts w:ascii="Arial" w:eastAsia="Arial" w:hAnsi="Arial" w:cs="Arial"/>
                <w:sz w:val="18"/>
                <w:szCs w:val="18"/>
              </w:rPr>
              <w:t>March 12, 2015</w:t>
            </w:r>
          </w:p>
        </w:tc>
        <w:tc>
          <w:tcPr>
            <w:tcW w:w="4860" w:type="dxa"/>
          </w:tcPr>
          <w:p w14:paraId="21566BA6" w14:textId="77777777" w:rsidR="004F4A09" w:rsidRDefault="00B97AC0">
            <w:pPr>
              <w:pStyle w:val="Normal1"/>
              <w:spacing w:before="20" w:after="20"/>
              <w:jc w:val="left"/>
            </w:pPr>
            <w:r>
              <w:rPr>
                <w:rFonts w:ascii="Arial" w:eastAsia="Arial" w:hAnsi="Arial" w:cs="Arial"/>
                <w:sz w:val="18"/>
                <w:szCs w:val="18"/>
              </w:rPr>
              <w:t>Added reference to service account creation</w:t>
            </w:r>
          </w:p>
        </w:tc>
      </w:tr>
      <w:tr w:rsidR="004F4A09" w14:paraId="47559539" w14:textId="77777777">
        <w:tc>
          <w:tcPr>
            <w:tcW w:w="1440" w:type="dxa"/>
          </w:tcPr>
          <w:p w14:paraId="5CBDFA55" w14:textId="77777777" w:rsidR="004F4A09" w:rsidRDefault="00B97AC0">
            <w:pPr>
              <w:pStyle w:val="Normal1"/>
              <w:spacing w:before="20" w:after="20"/>
              <w:jc w:val="center"/>
            </w:pPr>
            <w:r>
              <w:rPr>
                <w:rFonts w:ascii="Arial" w:eastAsia="Arial" w:hAnsi="Arial" w:cs="Arial"/>
                <w:sz w:val="18"/>
                <w:szCs w:val="18"/>
              </w:rPr>
              <w:t>1.2</w:t>
            </w:r>
          </w:p>
        </w:tc>
        <w:tc>
          <w:tcPr>
            <w:tcW w:w="1980" w:type="dxa"/>
          </w:tcPr>
          <w:p w14:paraId="7F3977ED" w14:textId="77777777" w:rsidR="004F4A09" w:rsidRDefault="00B97AC0">
            <w:pPr>
              <w:pStyle w:val="Normal1"/>
              <w:spacing w:before="20" w:after="20"/>
              <w:jc w:val="left"/>
            </w:pPr>
            <w:r>
              <w:rPr>
                <w:rFonts w:ascii="Arial" w:eastAsia="Arial" w:hAnsi="Arial" w:cs="Arial"/>
                <w:sz w:val="18"/>
                <w:szCs w:val="18"/>
              </w:rPr>
              <w:t>April 16, 2015</w:t>
            </w:r>
          </w:p>
        </w:tc>
        <w:tc>
          <w:tcPr>
            <w:tcW w:w="4860" w:type="dxa"/>
          </w:tcPr>
          <w:p w14:paraId="5ABAB243" w14:textId="77777777" w:rsidR="004F4A09" w:rsidRDefault="00B97AC0">
            <w:pPr>
              <w:pStyle w:val="Normal1"/>
              <w:spacing w:before="20" w:after="20"/>
              <w:jc w:val="left"/>
            </w:pPr>
            <w:r>
              <w:rPr>
                <w:rFonts w:ascii="Arial" w:eastAsia="Arial" w:hAnsi="Arial" w:cs="Arial"/>
                <w:sz w:val="18"/>
                <w:szCs w:val="18"/>
              </w:rPr>
              <w:t xml:space="preserve">Stubbed out section 5.1 to include headers for Solr, Banana and Drupal Updates. </w:t>
            </w:r>
          </w:p>
        </w:tc>
      </w:tr>
      <w:tr w:rsidR="004F4A09" w14:paraId="6530F916" w14:textId="77777777">
        <w:tc>
          <w:tcPr>
            <w:tcW w:w="1440" w:type="dxa"/>
          </w:tcPr>
          <w:p w14:paraId="394A803A" w14:textId="77777777" w:rsidR="004F4A09" w:rsidRDefault="00B97AC0">
            <w:pPr>
              <w:pStyle w:val="Normal1"/>
              <w:spacing w:before="20" w:after="20"/>
              <w:jc w:val="center"/>
            </w:pPr>
            <w:r>
              <w:rPr>
                <w:rFonts w:ascii="Arial" w:eastAsia="Arial" w:hAnsi="Arial" w:cs="Arial"/>
                <w:sz w:val="18"/>
                <w:szCs w:val="18"/>
              </w:rPr>
              <w:t>1.3</w:t>
            </w:r>
          </w:p>
        </w:tc>
        <w:tc>
          <w:tcPr>
            <w:tcW w:w="1980" w:type="dxa"/>
          </w:tcPr>
          <w:p w14:paraId="7A2606B6" w14:textId="77777777" w:rsidR="004F4A09" w:rsidRDefault="00B97AC0">
            <w:pPr>
              <w:pStyle w:val="Normal1"/>
              <w:spacing w:before="20" w:after="20"/>
              <w:jc w:val="left"/>
            </w:pPr>
            <w:r>
              <w:rPr>
                <w:rFonts w:ascii="Arial" w:eastAsia="Arial" w:hAnsi="Arial" w:cs="Arial"/>
                <w:sz w:val="18"/>
                <w:szCs w:val="18"/>
              </w:rPr>
              <w:t>April 16, 2015</w:t>
            </w:r>
          </w:p>
        </w:tc>
        <w:tc>
          <w:tcPr>
            <w:tcW w:w="4860" w:type="dxa"/>
          </w:tcPr>
          <w:p w14:paraId="1FDC6590" w14:textId="77777777" w:rsidR="004F4A09" w:rsidRDefault="00B97AC0">
            <w:pPr>
              <w:pStyle w:val="Normal1"/>
              <w:spacing w:before="20" w:after="20"/>
              <w:jc w:val="left"/>
            </w:pPr>
            <w:r>
              <w:rPr>
                <w:rFonts w:ascii="Arial" w:eastAsia="Arial" w:hAnsi="Arial" w:cs="Arial"/>
                <w:sz w:val="18"/>
                <w:szCs w:val="18"/>
              </w:rPr>
              <w:t>Added Git update procedures in section 6.1.1</w:t>
            </w:r>
          </w:p>
        </w:tc>
      </w:tr>
      <w:tr w:rsidR="004561EF" w14:paraId="7A2C0F16" w14:textId="77777777">
        <w:tc>
          <w:tcPr>
            <w:tcW w:w="1440" w:type="dxa"/>
          </w:tcPr>
          <w:p w14:paraId="22D0AE8A" w14:textId="77777777" w:rsidR="004561EF" w:rsidRDefault="004561EF">
            <w:pPr>
              <w:pStyle w:val="Normal1"/>
              <w:spacing w:before="20" w:after="20"/>
              <w:jc w:val="center"/>
              <w:rPr>
                <w:rFonts w:ascii="Arial" w:eastAsia="Arial" w:hAnsi="Arial" w:cs="Arial"/>
                <w:sz w:val="18"/>
                <w:szCs w:val="18"/>
              </w:rPr>
            </w:pPr>
            <w:r>
              <w:rPr>
                <w:rFonts w:ascii="Arial" w:eastAsia="Arial" w:hAnsi="Arial" w:cs="Arial"/>
                <w:sz w:val="18"/>
                <w:szCs w:val="18"/>
              </w:rPr>
              <w:t xml:space="preserve">1.4 </w:t>
            </w:r>
          </w:p>
        </w:tc>
        <w:tc>
          <w:tcPr>
            <w:tcW w:w="1980" w:type="dxa"/>
          </w:tcPr>
          <w:p w14:paraId="3AC4AD0A" w14:textId="77777777" w:rsidR="004561EF" w:rsidRDefault="004561EF">
            <w:pPr>
              <w:pStyle w:val="Normal1"/>
              <w:spacing w:before="20" w:after="20"/>
              <w:jc w:val="left"/>
              <w:rPr>
                <w:rFonts w:ascii="Arial" w:eastAsia="Arial" w:hAnsi="Arial" w:cs="Arial"/>
                <w:sz w:val="18"/>
                <w:szCs w:val="18"/>
              </w:rPr>
            </w:pPr>
            <w:r>
              <w:rPr>
                <w:rFonts w:ascii="Arial" w:eastAsia="Arial" w:hAnsi="Arial" w:cs="Arial"/>
                <w:sz w:val="18"/>
                <w:szCs w:val="18"/>
              </w:rPr>
              <w:t>July 1, 2015</w:t>
            </w:r>
          </w:p>
        </w:tc>
        <w:tc>
          <w:tcPr>
            <w:tcW w:w="4860" w:type="dxa"/>
          </w:tcPr>
          <w:p w14:paraId="262F285C" w14:textId="77777777" w:rsidR="004561EF" w:rsidRDefault="004561EF">
            <w:pPr>
              <w:pStyle w:val="Normal1"/>
              <w:spacing w:before="20" w:after="20"/>
              <w:jc w:val="left"/>
              <w:rPr>
                <w:rFonts w:ascii="Arial" w:eastAsia="Arial" w:hAnsi="Arial" w:cs="Arial"/>
                <w:sz w:val="18"/>
                <w:szCs w:val="18"/>
              </w:rPr>
            </w:pPr>
            <w:r>
              <w:rPr>
                <w:rFonts w:ascii="Arial" w:eastAsia="Arial" w:hAnsi="Arial" w:cs="Arial"/>
                <w:sz w:val="18"/>
                <w:szCs w:val="18"/>
              </w:rPr>
              <w:t>Added step to rebuild Solr Index from Drupal</w:t>
            </w:r>
          </w:p>
        </w:tc>
      </w:tr>
      <w:tr w:rsidR="008B2C70" w14:paraId="28BEC1C1" w14:textId="77777777">
        <w:tc>
          <w:tcPr>
            <w:tcW w:w="1440" w:type="dxa"/>
          </w:tcPr>
          <w:p w14:paraId="2CBD5D4E" w14:textId="391BCA27" w:rsidR="008B2C70" w:rsidRDefault="008B2C70">
            <w:pPr>
              <w:pStyle w:val="Normal1"/>
              <w:spacing w:before="20" w:after="20"/>
              <w:jc w:val="center"/>
              <w:rPr>
                <w:rFonts w:ascii="Arial" w:eastAsia="Arial" w:hAnsi="Arial" w:cs="Arial"/>
                <w:sz w:val="18"/>
                <w:szCs w:val="18"/>
              </w:rPr>
            </w:pPr>
            <w:r>
              <w:rPr>
                <w:rFonts w:ascii="Arial" w:eastAsia="Arial" w:hAnsi="Arial" w:cs="Arial"/>
                <w:sz w:val="18"/>
                <w:szCs w:val="18"/>
              </w:rPr>
              <w:t>1.5</w:t>
            </w:r>
          </w:p>
        </w:tc>
        <w:tc>
          <w:tcPr>
            <w:tcW w:w="1980" w:type="dxa"/>
          </w:tcPr>
          <w:p w14:paraId="77B1381F" w14:textId="78779766" w:rsidR="008B2C70" w:rsidRDefault="008B2C70">
            <w:pPr>
              <w:pStyle w:val="Normal1"/>
              <w:spacing w:before="20" w:after="20"/>
              <w:jc w:val="left"/>
              <w:rPr>
                <w:rFonts w:ascii="Arial" w:eastAsia="Arial" w:hAnsi="Arial" w:cs="Arial"/>
                <w:sz w:val="18"/>
                <w:szCs w:val="18"/>
              </w:rPr>
            </w:pPr>
            <w:r>
              <w:rPr>
                <w:rFonts w:ascii="Arial" w:eastAsia="Arial" w:hAnsi="Arial" w:cs="Arial"/>
                <w:sz w:val="18"/>
                <w:szCs w:val="18"/>
              </w:rPr>
              <w:t>August 5, 2015</w:t>
            </w:r>
          </w:p>
        </w:tc>
        <w:tc>
          <w:tcPr>
            <w:tcW w:w="4860" w:type="dxa"/>
          </w:tcPr>
          <w:p w14:paraId="64C305B4" w14:textId="1EF80C82" w:rsidR="008B2C70" w:rsidRDefault="008B2C70">
            <w:pPr>
              <w:pStyle w:val="Normal1"/>
              <w:spacing w:before="20" w:after="20"/>
              <w:jc w:val="left"/>
              <w:rPr>
                <w:rFonts w:ascii="Arial" w:eastAsia="Arial" w:hAnsi="Arial" w:cs="Arial"/>
                <w:sz w:val="18"/>
                <w:szCs w:val="18"/>
              </w:rPr>
            </w:pPr>
            <w:r>
              <w:rPr>
                <w:rFonts w:ascii="Arial" w:eastAsia="Arial" w:hAnsi="Arial" w:cs="Arial"/>
                <w:sz w:val="18"/>
                <w:szCs w:val="18"/>
              </w:rPr>
              <w:t>Added Scaling Section</w:t>
            </w:r>
          </w:p>
        </w:tc>
      </w:tr>
      <w:tr w:rsidR="0014177B" w14:paraId="56AAEB8D" w14:textId="77777777" w:rsidTr="00DD6A22">
        <w:trPr>
          <w:trHeight w:val="233"/>
        </w:trPr>
        <w:tc>
          <w:tcPr>
            <w:tcW w:w="1440" w:type="dxa"/>
          </w:tcPr>
          <w:p w14:paraId="2BD219F2" w14:textId="3FC085C7" w:rsidR="0014177B" w:rsidRDefault="00F40FAB">
            <w:pPr>
              <w:pStyle w:val="Normal1"/>
              <w:spacing w:before="20" w:after="20"/>
              <w:jc w:val="center"/>
              <w:rPr>
                <w:rFonts w:ascii="Arial" w:eastAsia="Arial" w:hAnsi="Arial" w:cs="Arial"/>
                <w:sz w:val="18"/>
                <w:szCs w:val="18"/>
              </w:rPr>
            </w:pPr>
            <w:r>
              <w:rPr>
                <w:rFonts w:ascii="Arial" w:eastAsia="Arial" w:hAnsi="Arial" w:cs="Arial"/>
                <w:sz w:val="18"/>
                <w:szCs w:val="18"/>
              </w:rPr>
              <w:t>1.6</w:t>
            </w:r>
          </w:p>
        </w:tc>
        <w:tc>
          <w:tcPr>
            <w:tcW w:w="1980" w:type="dxa"/>
          </w:tcPr>
          <w:p w14:paraId="363A3407" w14:textId="75690B1E" w:rsidR="0014177B" w:rsidRDefault="00D83B36">
            <w:pPr>
              <w:pStyle w:val="Normal1"/>
              <w:spacing w:before="20" w:after="20"/>
              <w:jc w:val="left"/>
              <w:rPr>
                <w:rFonts w:ascii="Arial" w:eastAsia="Arial" w:hAnsi="Arial" w:cs="Arial"/>
                <w:sz w:val="18"/>
                <w:szCs w:val="18"/>
              </w:rPr>
            </w:pPr>
            <w:r>
              <w:rPr>
                <w:rFonts w:ascii="Arial" w:eastAsia="Arial" w:hAnsi="Arial" w:cs="Arial"/>
                <w:sz w:val="18"/>
                <w:szCs w:val="18"/>
              </w:rPr>
              <w:t>February 1, 2016</w:t>
            </w:r>
          </w:p>
        </w:tc>
        <w:tc>
          <w:tcPr>
            <w:tcW w:w="4860" w:type="dxa"/>
          </w:tcPr>
          <w:p w14:paraId="71EAC595" w14:textId="46903C5C" w:rsidR="0014177B" w:rsidRDefault="00D83B36">
            <w:pPr>
              <w:pStyle w:val="Normal1"/>
              <w:spacing w:before="20" w:after="20"/>
              <w:jc w:val="left"/>
              <w:rPr>
                <w:rFonts w:ascii="Arial" w:eastAsia="Arial" w:hAnsi="Arial" w:cs="Arial"/>
                <w:sz w:val="18"/>
                <w:szCs w:val="18"/>
              </w:rPr>
            </w:pPr>
            <w:r>
              <w:rPr>
                <w:rFonts w:ascii="Arial" w:eastAsia="Arial" w:hAnsi="Arial" w:cs="Arial"/>
                <w:sz w:val="18"/>
                <w:szCs w:val="18"/>
              </w:rPr>
              <w:t xml:space="preserve">Updated Solr section to include update to Solr, ZK and Fusion installation instructions and AWS instance type information. </w:t>
            </w:r>
          </w:p>
        </w:tc>
      </w:tr>
      <w:tr w:rsidR="00DD6A22" w14:paraId="2FA358F3" w14:textId="77777777" w:rsidTr="00DD6A22">
        <w:trPr>
          <w:trHeight w:val="233"/>
        </w:trPr>
        <w:tc>
          <w:tcPr>
            <w:tcW w:w="1440" w:type="dxa"/>
          </w:tcPr>
          <w:p w14:paraId="53215C38" w14:textId="14226791" w:rsidR="00DD6A22" w:rsidRDefault="00374DC0">
            <w:pPr>
              <w:pStyle w:val="Normal1"/>
              <w:spacing w:before="20" w:after="20"/>
              <w:jc w:val="center"/>
              <w:rPr>
                <w:rFonts w:ascii="Arial" w:eastAsia="Arial" w:hAnsi="Arial" w:cs="Arial"/>
                <w:sz w:val="18"/>
                <w:szCs w:val="18"/>
              </w:rPr>
            </w:pPr>
            <w:r>
              <w:rPr>
                <w:rFonts w:ascii="Arial" w:eastAsia="Arial" w:hAnsi="Arial" w:cs="Arial"/>
                <w:sz w:val="18"/>
                <w:szCs w:val="18"/>
              </w:rPr>
              <w:t>1.7</w:t>
            </w:r>
          </w:p>
        </w:tc>
        <w:tc>
          <w:tcPr>
            <w:tcW w:w="1980" w:type="dxa"/>
          </w:tcPr>
          <w:p w14:paraId="41DBACCE" w14:textId="04507C85" w:rsidR="00DD6A22" w:rsidRDefault="00374DC0">
            <w:pPr>
              <w:pStyle w:val="Normal1"/>
              <w:spacing w:before="20" w:after="20"/>
              <w:jc w:val="left"/>
              <w:rPr>
                <w:rFonts w:ascii="Arial" w:eastAsia="Arial" w:hAnsi="Arial" w:cs="Arial"/>
                <w:sz w:val="18"/>
                <w:szCs w:val="18"/>
              </w:rPr>
            </w:pPr>
            <w:r>
              <w:rPr>
                <w:rFonts w:ascii="Arial" w:eastAsia="Arial" w:hAnsi="Arial" w:cs="Arial"/>
                <w:sz w:val="18"/>
                <w:szCs w:val="18"/>
              </w:rPr>
              <w:t>February 5, 2016</w:t>
            </w:r>
          </w:p>
        </w:tc>
        <w:tc>
          <w:tcPr>
            <w:tcW w:w="4860" w:type="dxa"/>
          </w:tcPr>
          <w:p w14:paraId="23813A39" w14:textId="5FAB5465" w:rsidR="00DD6A22" w:rsidRDefault="00374DC0" w:rsidP="00374DC0">
            <w:pPr>
              <w:pStyle w:val="Normal1"/>
              <w:spacing w:before="20" w:after="20"/>
              <w:jc w:val="left"/>
              <w:rPr>
                <w:rFonts w:ascii="Arial" w:eastAsia="Arial" w:hAnsi="Arial" w:cs="Arial"/>
                <w:sz w:val="18"/>
                <w:szCs w:val="18"/>
              </w:rPr>
            </w:pPr>
            <w:r>
              <w:rPr>
                <w:rFonts w:ascii="Arial" w:eastAsia="Arial" w:hAnsi="Arial" w:cs="Arial"/>
                <w:sz w:val="18"/>
                <w:szCs w:val="18"/>
              </w:rPr>
              <w:t>Changed CAP to P3</w:t>
            </w:r>
            <w:r w:rsidR="00386C39">
              <w:rPr>
                <w:rFonts w:ascii="Arial" w:eastAsia="Arial" w:hAnsi="Arial" w:cs="Arial"/>
                <w:sz w:val="18"/>
                <w:szCs w:val="18"/>
              </w:rPr>
              <w:t xml:space="preserve">, removed references to </w:t>
            </w:r>
            <w:r w:rsidR="00FA41D0">
              <w:rPr>
                <w:rFonts w:ascii="Arial" w:eastAsia="Arial" w:hAnsi="Arial" w:cs="Arial"/>
                <w:sz w:val="18"/>
                <w:szCs w:val="18"/>
              </w:rPr>
              <w:t>Hallways</w:t>
            </w:r>
          </w:p>
        </w:tc>
      </w:tr>
    </w:tbl>
    <w:p w14:paraId="074BABA4" w14:textId="77777777" w:rsidR="004F4A09" w:rsidRDefault="004F4A09">
      <w:pPr>
        <w:pStyle w:val="Normal1"/>
        <w:keepNext/>
        <w:spacing w:before="120" w:after="120"/>
        <w:jc w:val="center"/>
      </w:pPr>
    </w:p>
    <w:p w14:paraId="7D0474BD" w14:textId="77777777" w:rsidR="004F4A09" w:rsidRDefault="004F4A09">
      <w:pPr>
        <w:pStyle w:val="Normal1"/>
      </w:pPr>
    </w:p>
    <w:p w14:paraId="2EFF5F69" w14:textId="77777777" w:rsidR="004F4A09" w:rsidRDefault="00B97AC0">
      <w:pPr>
        <w:pStyle w:val="Normal1"/>
      </w:pPr>
      <w:r>
        <w:br w:type="page"/>
      </w:r>
    </w:p>
    <w:p w14:paraId="15FC1697" w14:textId="77777777" w:rsidR="004561EF" w:rsidRDefault="00B97AC0" w:rsidP="004561EF">
      <w:pPr>
        <w:pStyle w:val="Normal1"/>
        <w:keepNext/>
        <w:spacing w:before="120" w:after="120"/>
        <w:jc w:val="center"/>
        <w:rPr>
          <w:b/>
        </w:rPr>
      </w:pPr>
      <w:r>
        <w:rPr>
          <w:b/>
        </w:rPr>
        <w:lastRenderedPageBreak/>
        <w:t>Table of Contents</w:t>
      </w:r>
    </w:p>
    <w:p w14:paraId="582EFAF5" w14:textId="77777777" w:rsidR="00FA41D0" w:rsidRDefault="004561EF">
      <w:pPr>
        <w:pStyle w:val="TOC1"/>
        <w:tabs>
          <w:tab w:val="left" w:pos="480"/>
          <w:tab w:val="right" w:leader="dot" w:pos="8630"/>
        </w:tabs>
        <w:rPr>
          <w:rFonts w:eastAsiaTheme="minorEastAsia" w:cstheme="minorBidi"/>
          <w:b w:val="0"/>
          <w:noProof/>
        </w:rPr>
      </w:pPr>
      <w:r>
        <w:rPr>
          <w:b w:val="0"/>
        </w:rPr>
        <w:fldChar w:fldCharType="begin"/>
      </w:r>
      <w:r>
        <w:rPr>
          <w:b w:val="0"/>
        </w:rPr>
        <w:instrText xml:space="preserve"> TOC \o "1-4" </w:instrText>
      </w:r>
      <w:r>
        <w:rPr>
          <w:b w:val="0"/>
        </w:rPr>
        <w:fldChar w:fldCharType="separate"/>
      </w:r>
      <w:r w:rsidR="00FA41D0">
        <w:rPr>
          <w:noProof/>
        </w:rPr>
        <w:t>1.</w:t>
      </w:r>
      <w:r w:rsidR="00FA41D0">
        <w:rPr>
          <w:rFonts w:eastAsiaTheme="minorEastAsia" w:cstheme="minorBidi"/>
          <w:b w:val="0"/>
          <w:noProof/>
        </w:rPr>
        <w:tab/>
      </w:r>
      <w:r w:rsidR="00FA41D0">
        <w:rPr>
          <w:noProof/>
        </w:rPr>
        <w:t>Introduction</w:t>
      </w:r>
      <w:r w:rsidR="00FA41D0">
        <w:rPr>
          <w:noProof/>
        </w:rPr>
        <w:tab/>
      </w:r>
      <w:r w:rsidR="00FA41D0">
        <w:rPr>
          <w:noProof/>
        </w:rPr>
        <w:fldChar w:fldCharType="begin"/>
      </w:r>
      <w:r w:rsidR="00FA41D0">
        <w:rPr>
          <w:noProof/>
        </w:rPr>
        <w:instrText xml:space="preserve"> PAGEREF _Toc442439821 \h </w:instrText>
      </w:r>
      <w:r w:rsidR="00FA41D0">
        <w:rPr>
          <w:noProof/>
        </w:rPr>
      </w:r>
      <w:r w:rsidR="00FA41D0">
        <w:rPr>
          <w:noProof/>
        </w:rPr>
        <w:fldChar w:fldCharType="separate"/>
      </w:r>
      <w:r w:rsidR="00FA41D0">
        <w:rPr>
          <w:noProof/>
        </w:rPr>
        <w:t>5</w:t>
      </w:r>
      <w:r w:rsidR="00FA41D0">
        <w:rPr>
          <w:noProof/>
        </w:rPr>
        <w:fldChar w:fldCharType="end"/>
      </w:r>
    </w:p>
    <w:p w14:paraId="1D5E61CC" w14:textId="77777777" w:rsidR="00FA41D0" w:rsidRDefault="00FA41D0">
      <w:pPr>
        <w:pStyle w:val="TOC2"/>
        <w:tabs>
          <w:tab w:val="left" w:pos="960"/>
          <w:tab w:val="right" w:leader="dot" w:pos="8630"/>
        </w:tabs>
        <w:rPr>
          <w:rFonts w:eastAsiaTheme="minorEastAsia" w:cstheme="minorBidi"/>
          <w:b w:val="0"/>
          <w:noProof/>
          <w:sz w:val="24"/>
          <w:szCs w:val="24"/>
        </w:rPr>
      </w:pPr>
      <w:r w:rsidRPr="004274A5">
        <w:rPr>
          <w:rFonts w:eastAsia="Arial"/>
          <w:noProof/>
        </w:rPr>
        <w:t>1.1</w:t>
      </w:r>
      <w:r>
        <w:rPr>
          <w:rFonts w:eastAsiaTheme="minorEastAsia" w:cstheme="minorBidi"/>
          <w:b w:val="0"/>
          <w:noProof/>
          <w:sz w:val="24"/>
          <w:szCs w:val="24"/>
        </w:rPr>
        <w:tab/>
      </w:r>
      <w:r>
        <w:rPr>
          <w:noProof/>
        </w:rPr>
        <w:t>Overview Of Software/System</w:t>
      </w:r>
      <w:r>
        <w:rPr>
          <w:noProof/>
        </w:rPr>
        <w:tab/>
      </w:r>
      <w:r>
        <w:rPr>
          <w:noProof/>
        </w:rPr>
        <w:fldChar w:fldCharType="begin"/>
      </w:r>
      <w:r>
        <w:rPr>
          <w:noProof/>
        </w:rPr>
        <w:instrText xml:space="preserve"> PAGEREF _Toc442439822 \h </w:instrText>
      </w:r>
      <w:r>
        <w:rPr>
          <w:noProof/>
        </w:rPr>
      </w:r>
      <w:r>
        <w:rPr>
          <w:noProof/>
        </w:rPr>
        <w:fldChar w:fldCharType="separate"/>
      </w:r>
      <w:r>
        <w:rPr>
          <w:noProof/>
        </w:rPr>
        <w:t>5</w:t>
      </w:r>
      <w:r>
        <w:rPr>
          <w:noProof/>
        </w:rPr>
        <w:fldChar w:fldCharType="end"/>
      </w:r>
    </w:p>
    <w:p w14:paraId="48DA8BF3" w14:textId="77777777" w:rsidR="00FA41D0" w:rsidRDefault="00FA41D0">
      <w:pPr>
        <w:pStyle w:val="TOC1"/>
        <w:tabs>
          <w:tab w:val="left" w:pos="480"/>
          <w:tab w:val="right" w:leader="dot" w:pos="8630"/>
        </w:tabs>
        <w:rPr>
          <w:rFonts w:eastAsiaTheme="minorEastAsia" w:cstheme="minorBidi"/>
          <w:b w:val="0"/>
          <w:noProof/>
        </w:rPr>
      </w:pPr>
      <w:r>
        <w:rPr>
          <w:noProof/>
        </w:rPr>
        <w:t>2.</w:t>
      </w:r>
      <w:r>
        <w:rPr>
          <w:rFonts w:eastAsiaTheme="minorEastAsia" w:cstheme="minorBidi"/>
          <w:b w:val="0"/>
          <w:noProof/>
        </w:rPr>
        <w:tab/>
      </w:r>
      <w:r>
        <w:rPr>
          <w:noProof/>
        </w:rPr>
        <w:t>System environment</w:t>
      </w:r>
      <w:r>
        <w:rPr>
          <w:noProof/>
        </w:rPr>
        <w:tab/>
      </w:r>
      <w:r>
        <w:rPr>
          <w:noProof/>
        </w:rPr>
        <w:fldChar w:fldCharType="begin"/>
      </w:r>
      <w:r>
        <w:rPr>
          <w:noProof/>
        </w:rPr>
        <w:instrText xml:space="preserve"> PAGEREF _Toc442439825 \h </w:instrText>
      </w:r>
      <w:r>
        <w:rPr>
          <w:noProof/>
        </w:rPr>
      </w:r>
      <w:r>
        <w:rPr>
          <w:noProof/>
        </w:rPr>
        <w:fldChar w:fldCharType="separate"/>
      </w:r>
      <w:r>
        <w:rPr>
          <w:noProof/>
        </w:rPr>
        <w:t>5</w:t>
      </w:r>
      <w:r>
        <w:rPr>
          <w:noProof/>
        </w:rPr>
        <w:fldChar w:fldCharType="end"/>
      </w:r>
    </w:p>
    <w:p w14:paraId="0337D601" w14:textId="77777777" w:rsidR="00FA41D0" w:rsidRDefault="00FA41D0">
      <w:pPr>
        <w:pStyle w:val="TOC2"/>
        <w:tabs>
          <w:tab w:val="left" w:pos="960"/>
          <w:tab w:val="right" w:leader="dot" w:pos="8630"/>
        </w:tabs>
        <w:rPr>
          <w:rFonts w:eastAsiaTheme="minorEastAsia" w:cstheme="minorBidi"/>
          <w:b w:val="0"/>
          <w:noProof/>
          <w:sz w:val="24"/>
          <w:szCs w:val="24"/>
        </w:rPr>
      </w:pPr>
      <w:r w:rsidRPr="004274A5">
        <w:rPr>
          <w:rFonts w:eastAsia="Arial"/>
          <w:noProof/>
        </w:rPr>
        <w:t>2.1</w:t>
      </w:r>
      <w:r>
        <w:rPr>
          <w:rFonts w:eastAsiaTheme="minorEastAsia" w:cstheme="minorBidi"/>
          <w:b w:val="0"/>
          <w:noProof/>
          <w:sz w:val="24"/>
          <w:szCs w:val="24"/>
        </w:rPr>
        <w:tab/>
      </w:r>
      <w:r>
        <w:rPr>
          <w:noProof/>
        </w:rPr>
        <w:t>Instance Type REQUIREMENTS</w:t>
      </w:r>
      <w:r>
        <w:rPr>
          <w:noProof/>
        </w:rPr>
        <w:tab/>
      </w:r>
      <w:r>
        <w:rPr>
          <w:noProof/>
        </w:rPr>
        <w:fldChar w:fldCharType="begin"/>
      </w:r>
      <w:r>
        <w:rPr>
          <w:noProof/>
        </w:rPr>
        <w:instrText xml:space="preserve"> PAGEREF _Toc442439826 \h </w:instrText>
      </w:r>
      <w:r>
        <w:rPr>
          <w:noProof/>
        </w:rPr>
      </w:r>
      <w:r>
        <w:rPr>
          <w:noProof/>
        </w:rPr>
        <w:fldChar w:fldCharType="separate"/>
      </w:r>
      <w:r>
        <w:rPr>
          <w:noProof/>
        </w:rPr>
        <w:t>6</w:t>
      </w:r>
      <w:r>
        <w:rPr>
          <w:noProof/>
        </w:rPr>
        <w:fldChar w:fldCharType="end"/>
      </w:r>
    </w:p>
    <w:p w14:paraId="101986FC" w14:textId="77777777" w:rsidR="00FA41D0" w:rsidRDefault="00FA41D0">
      <w:pPr>
        <w:pStyle w:val="TOC2"/>
        <w:tabs>
          <w:tab w:val="left" w:pos="960"/>
          <w:tab w:val="right" w:leader="dot" w:pos="8630"/>
        </w:tabs>
        <w:rPr>
          <w:rFonts w:eastAsiaTheme="minorEastAsia" w:cstheme="minorBidi"/>
          <w:b w:val="0"/>
          <w:noProof/>
          <w:sz w:val="24"/>
          <w:szCs w:val="24"/>
        </w:rPr>
      </w:pPr>
      <w:r w:rsidRPr="004274A5">
        <w:rPr>
          <w:rFonts w:eastAsia="Arial"/>
          <w:noProof/>
        </w:rPr>
        <w:t>2.2</w:t>
      </w:r>
      <w:r>
        <w:rPr>
          <w:rFonts w:eastAsiaTheme="minorEastAsia" w:cstheme="minorBidi"/>
          <w:b w:val="0"/>
          <w:noProof/>
          <w:sz w:val="24"/>
          <w:szCs w:val="24"/>
        </w:rPr>
        <w:tab/>
      </w:r>
      <w:r>
        <w:rPr>
          <w:noProof/>
        </w:rPr>
        <w:t>Site Requirements</w:t>
      </w:r>
      <w:r>
        <w:rPr>
          <w:noProof/>
        </w:rPr>
        <w:tab/>
      </w:r>
      <w:r>
        <w:rPr>
          <w:noProof/>
        </w:rPr>
        <w:fldChar w:fldCharType="begin"/>
      </w:r>
      <w:r>
        <w:rPr>
          <w:noProof/>
        </w:rPr>
        <w:instrText xml:space="preserve"> PAGEREF _Toc442439827 \h </w:instrText>
      </w:r>
      <w:r>
        <w:rPr>
          <w:noProof/>
        </w:rPr>
      </w:r>
      <w:r>
        <w:rPr>
          <w:noProof/>
        </w:rPr>
        <w:fldChar w:fldCharType="separate"/>
      </w:r>
      <w:r>
        <w:rPr>
          <w:noProof/>
        </w:rPr>
        <w:t>8</w:t>
      </w:r>
      <w:r>
        <w:rPr>
          <w:noProof/>
        </w:rPr>
        <w:fldChar w:fldCharType="end"/>
      </w:r>
    </w:p>
    <w:p w14:paraId="3E5C21E1" w14:textId="77777777" w:rsidR="00FA41D0" w:rsidRDefault="00FA41D0">
      <w:pPr>
        <w:pStyle w:val="TOC1"/>
        <w:tabs>
          <w:tab w:val="left" w:pos="480"/>
          <w:tab w:val="right" w:leader="dot" w:pos="8630"/>
        </w:tabs>
        <w:rPr>
          <w:rFonts w:eastAsiaTheme="minorEastAsia" w:cstheme="minorBidi"/>
          <w:b w:val="0"/>
          <w:noProof/>
        </w:rPr>
      </w:pPr>
      <w:r>
        <w:rPr>
          <w:noProof/>
        </w:rPr>
        <w:t>3.</w:t>
      </w:r>
      <w:r>
        <w:rPr>
          <w:rFonts w:eastAsiaTheme="minorEastAsia" w:cstheme="minorBidi"/>
          <w:b w:val="0"/>
          <w:noProof/>
        </w:rPr>
        <w:tab/>
      </w:r>
      <w:r>
        <w:rPr>
          <w:noProof/>
        </w:rPr>
        <w:t>Security considerations</w:t>
      </w:r>
      <w:r>
        <w:rPr>
          <w:noProof/>
        </w:rPr>
        <w:tab/>
      </w:r>
      <w:r>
        <w:rPr>
          <w:noProof/>
        </w:rPr>
        <w:fldChar w:fldCharType="begin"/>
      </w:r>
      <w:r>
        <w:rPr>
          <w:noProof/>
        </w:rPr>
        <w:instrText xml:space="preserve"> PAGEREF _Toc442439828 \h </w:instrText>
      </w:r>
      <w:r>
        <w:rPr>
          <w:noProof/>
        </w:rPr>
      </w:r>
      <w:r>
        <w:rPr>
          <w:noProof/>
        </w:rPr>
        <w:fldChar w:fldCharType="separate"/>
      </w:r>
      <w:r>
        <w:rPr>
          <w:noProof/>
        </w:rPr>
        <w:t>8</w:t>
      </w:r>
      <w:r>
        <w:rPr>
          <w:noProof/>
        </w:rPr>
        <w:fldChar w:fldCharType="end"/>
      </w:r>
    </w:p>
    <w:p w14:paraId="6F8C8549" w14:textId="77777777" w:rsidR="00FA41D0" w:rsidRDefault="00FA41D0">
      <w:pPr>
        <w:pStyle w:val="TOC1"/>
        <w:tabs>
          <w:tab w:val="left" w:pos="480"/>
          <w:tab w:val="right" w:leader="dot" w:pos="8630"/>
        </w:tabs>
        <w:rPr>
          <w:rFonts w:eastAsiaTheme="minorEastAsia" w:cstheme="minorBidi"/>
          <w:b w:val="0"/>
          <w:noProof/>
        </w:rPr>
      </w:pPr>
      <w:r>
        <w:rPr>
          <w:noProof/>
        </w:rPr>
        <w:t>4.</w:t>
      </w:r>
      <w:r>
        <w:rPr>
          <w:rFonts w:eastAsiaTheme="minorEastAsia" w:cstheme="minorBidi"/>
          <w:b w:val="0"/>
          <w:noProof/>
        </w:rPr>
        <w:tab/>
      </w:r>
      <w:r>
        <w:rPr>
          <w:noProof/>
        </w:rPr>
        <w:t>Software/System Inventory</w:t>
      </w:r>
      <w:r>
        <w:rPr>
          <w:noProof/>
        </w:rPr>
        <w:tab/>
      </w:r>
      <w:r>
        <w:rPr>
          <w:noProof/>
        </w:rPr>
        <w:fldChar w:fldCharType="begin"/>
      </w:r>
      <w:r>
        <w:rPr>
          <w:noProof/>
        </w:rPr>
        <w:instrText xml:space="preserve"> PAGEREF _Toc442439829 \h </w:instrText>
      </w:r>
      <w:r>
        <w:rPr>
          <w:noProof/>
        </w:rPr>
      </w:r>
      <w:r>
        <w:rPr>
          <w:noProof/>
        </w:rPr>
        <w:fldChar w:fldCharType="separate"/>
      </w:r>
      <w:r>
        <w:rPr>
          <w:noProof/>
        </w:rPr>
        <w:t>8</w:t>
      </w:r>
      <w:r>
        <w:rPr>
          <w:noProof/>
        </w:rPr>
        <w:fldChar w:fldCharType="end"/>
      </w:r>
    </w:p>
    <w:p w14:paraId="7CE22578" w14:textId="77777777" w:rsidR="00FA41D0" w:rsidRDefault="00FA41D0">
      <w:pPr>
        <w:pStyle w:val="TOC1"/>
        <w:tabs>
          <w:tab w:val="left" w:pos="480"/>
          <w:tab w:val="right" w:leader="dot" w:pos="8630"/>
        </w:tabs>
        <w:rPr>
          <w:rFonts w:eastAsiaTheme="minorEastAsia" w:cstheme="minorBidi"/>
          <w:b w:val="0"/>
          <w:noProof/>
        </w:rPr>
      </w:pPr>
      <w:r>
        <w:rPr>
          <w:noProof/>
        </w:rPr>
        <w:t>5.</w:t>
      </w:r>
      <w:r>
        <w:rPr>
          <w:rFonts w:eastAsiaTheme="minorEastAsia" w:cstheme="minorBidi"/>
          <w:b w:val="0"/>
          <w:noProof/>
        </w:rPr>
        <w:tab/>
      </w:r>
      <w:r>
        <w:rPr>
          <w:noProof/>
        </w:rPr>
        <w:t>Installation Instructions</w:t>
      </w:r>
      <w:r>
        <w:rPr>
          <w:noProof/>
        </w:rPr>
        <w:tab/>
      </w:r>
      <w:r>
        <w:rPr>
          <w:noProof/>
        </w:rPr>
        <w:fldChar w:fldCharType="begin"/>
      </w:r>
      <w:r>
        <w:rPr>
          <w:noProof/>
        </w:rPr>
        <w:instrText xml:space="preserve"> PAGEREF _Toc442439830 \h </w:instrText>
      </w:r>
      <w:r>
        <w:rPr>
          <w:noProof/>
        </w:rPr>
      </w:r>
      <w:r>
        <w:rPr>
          <w:noProof/>
        </w:rPr>
        <w:fldChar w:fldCharType="separate"/>
      </w:r>
      <w:r>
        <w:rPr>
          <w:noProof/>
        </w:rPr>
        <w:t>9</w:t>
      </w:r>
      <w:r>
        <w:rPr>
          <w:noProof/>
        </w:rPr>
        <w:fldChar w:fldCharType="end"/>
      </w:r>
    </w:p>
    <w:p w14:paraId="0AC478CA" w14:textId="77777777" w:rsidR="00FA41D0" w:rsidRDefault="00FA41D0">
      <w:pPr>
        <w:pStyle w:val="TOC2"/>
        <w:tabs>
          <w:tab w:val="left" w:pos="960"/>
          <w:tab w:val="right" w:leader="dot" w:pos="8630"/>
        </w:tabs>
        <w:rPr>
          <w:rFonts w:eastAsiaTheme="minorEastAsia" w:cstheme="minorBidi"/>
          <w:b w:val="0"/>
          <w:noProof/>
          <w:sz w:val="24"/>
          <w:szCs w:val="24"/>
        </w:rPr>
      </w:pPr>
      <w:r w:rsidRPr="004274A5">
        <w:rPr>
          <w:rFonts w:eastAsia="Arial"/>
          <w:noProof/>
        </w:rPr>
        <w:t>5.1</w:t>
      </w:r>
      <w:r>
        <w:rPr>
          <w:rFonts w:eastAsiaTheme="minorEastAsia" w:cstheme="minorBidi"/>
          <w:b w:val="0"/>
          <w:noProof/>
          <w:sz w:val="24"/>
          <w:szCs w:val="24"/>
        </w:rPr>
        <w:tab/>
      </w:r>
      <w:r>
        <w:rPr>
          <w:noProof/>
        </w:rPr>
        <w:t>Github/ Jenkins</w:t>
      </w:r>
      <w:r>
        <w:rPr>
          <w:noProof/>
        </w:rPr>
        <w:tab/>
      </w:r>
      <w:r>
        <w:rPr>
          <w:noProof/>
        </w:rPr>
        <w:fldChar w:fldCharType="begin"/>
      </w:r>
      <w:r>
        <w:rPr>
          <w:noProof/>
        </w:rPr>
        <w:instrText xml:space="preserve"> PAGEREF _Toc442439831 \h </w:instrText>
      </w:r>
      <w:r>
        <w:rPr>
          <w:noProof/>
        </w:rPr>
      </w:r>
      <w:r>
        <w:rPr>
          <w:noProof/>
        </w:rPr>
        <w:fldChar w:fldCharType="separate"/>
      </w:r>
      <w:r>
        <w:rPr>
          <w:noProof/>
        </w:rPr>
        <w:t>9</w:t>
      </w:r>
      <w:r>
        <w:rPr>
          <w:noProof/>
        </w:rPr>
        <w:fldChar w:fldCharType="end"/>
      </w:r>
    </w:p>
    <w:p w14:paraId="2E5A8B2A" w14:textId="77777777" w:rsidR="00FA41D0" w:rsidRDefault="00FA41D0">
      <w:pPr>
        <w:pStyle w:val="TOC3"/>
        <w:tabs>
          <w:tab w:val="left" w:pos="1200"/>
          <w:tab w:val="right" w:leader="dot" w:pos="8630"/>
        </w:tabs>
        <w:rPr>
          <w:rFonts w:eastAsiaTheme="minorEastAsia" w:cstheme="minorBidi"/>
          <w:noProof/>
          <w:sz w:val="24"/>
          <w:szCs w:val="24"/>
        </w:rPr>
      </w:pPr>
      <w:r>
        <w:rPr>
          <w:noProof/>
        </w:rPr>
        <w:t>5.1.1</w:t>
      </w:r>
      <w:r>
        <w:rPr>
          <w:rFonts w:eastAsiaTheme="minorEastAsia" w:cstheme="minorBidi"/>
          <w:noProof/>
          <w:sz w:val="24"/>
          <w:szCs w:val="24"/>
        </w:rPr>
        <w:tab/>
      </w:r>
      <w:r>
        <w:rPr>
          <w:noProof/>
        </w:rPr>
        <w:t>Manual GitHub Installation</w:t>
      </w:r>
      <w:r>
        <w:rPr>
          <w:noProof/>
        </w:rPr>
        <w:tab/>
      </w:r>
      <w:r>
        <w:rPr>
          <w:noProof/>
        </w:rPr>
        <w:fldChar w:fldCharType="begin"/>
      </w:r>
      <w:r>
        <w:rPr>
          <w:noProof/>
        </w:rPr>
        <w:instrText xml:space="preserve"> PAGEREF _Toc442439832 \h </w:instrText>
      </w:r>
      <w:r>
        <w:rPr>
          <w:noProof/>
        </w:rPr>
      </w:r>
      <w:r>
        <w:rPr>
          <w:noProof/>
        </w:rPr>
        <w:fldChar w:fldCharType="separate"/>
      </w:r>
      <w:r>
        <w:rPr>
          <w:noProof/>
        </w:rPr>
        <w:t>11</w:t>
      </w:r>
      <w:r>
        <w:rPr>
          <w:noProof/>
        </w:rPr>
        <w:fldChar w:fldCharType="end"/>
      </w:r>
    </w:p>
    <w:p w14:paraId="6299A36C" w14:textId="77777777" w:rsidR="00FA41D0" w:rsidRDefault="00FA41D0">
      <w:pPr>
        <w:pStyle w:val="TOC3"/>
        <w:tabs>
          <w:tab w:val="left" w:pos="1200"/>
          <w:tab w:val="right" w:leader="dot" w:pos="8630"/>
        </w:tabs>
        <w:rPr>
          <w:rFonts w:eastAsiaTheme="minorEastAsia" w:cstheme="minorBidi"/>
          <w:noProof/>
          <w:sz w:val="24"/>
          <w:szCs w:val="24"/>
        </w:rPr>
      </w:pPr>
      <w:r>
        <w:rPr>
          <w:noProof/>
        </w:rPr>
        <w:t>5.1.2</w:t>
      </w:r>
      <w:r>
        <w:rPr>
          <w:rFonts w:eastAsiaTheme="minorEastAsia" w:cstheme="minorBidi"/>
          <w:noProof/>
          <w:sz w:val="24"/>
          <w:szCs w:val="24"/>
        </w:rPr>
        <w:tab/>
      </w:r>
      <w:r>
        <w:rPr>
          <w:noProof/>
        </w:rPr>
        <w:t>Trigger Build</w:t>
      </w:r>
      <w:r>
        <w:rPr>
          <w:noProof/>
        </w:rPr>
        <w:tab/>
      </w:r>
      <w:r>
        <w:rPr>
          <w:noProof/>
        </w:rPr>
        <w:fldChar w:fldCharType="begin"/>
      </w:r>
      <w:r>
        <w:rPr>
          <w:noProof/>
        </w:rPr>
        <w:instrText xml:space="preserve"> PAGEREF _Toc442439833 \h </w:instrText>
      </w:r>
      <w:r>
        <w:rPr>
          <w:noProof/>
        </w:rPr>
      </w:r>
      <w:r>
        <w:rPr>
          <w:noProof/>
        </w:rPr>
        <w:fldChar w:fldCharType="separate"/>
      </w:r>
      <w:r>
        <w:rPr>
          <w:noProof/>
        </w:rPr>
        <w:t>11</w:t>
      </w:r>
      <w:r>
        <w:rPr>
          <w:noProof/>
        </w:rPr>
        <w:fldChar w:fldCharType="end"/>
      </w:r>
    </w:p>
    <w:p w14:paraId="3B1F45EB" w14:textId="77777777" w:rsidR="00FA41D0" w:rsidRDefault="00FA41D0">
      <w:pPr>
        <w:pStyle w:val="TOC1"/>
        <w:tabs>
          <w:tab w:val="left" w:pos="480"/>
          <w:tab w:val="right" w:leader="dot" w:pos="8630"/>
        </w:tabs>
        <w:rPr>
          <w:rFonts w:eastAsiaTheme="minorEastAsia" w:cstheme="minorBidi"/>
          <w:b w:val="0"/>
          <w:noProof/>
        </w:rPr>
      </w:pPr>
      <w:r>
        <w:rPr>
          <w:noProof/>
        </w:rPr>
        <w:t>6.</w:t>
      </w:r>
      <w:r>
        <w:rPr>
          <w:rFonts w:eastAsiaTheme="minorEastAsia" w:cstheme="minorBidi"/>
          <w:b w:val="0"/>
          <w:noProof/>
        </w:rPr>
        <w:tab/>
      </w:r>
      <w:r>
        <w:rPr>
          <w:noProof/>
        </w:rPr>
        <w:t>Installation Instructions For Upgrades</w:t>
      </w:r>
      <w:r>
        <w:rPr>
          <w:noProof/>
        </w:rPr>
        <w:tab/>
      </w:r>
      <w:r>
        <w:rPr>
          <w:noProof/>
        </w:rPr>
        <w:fldChar w:fldCharType="begin"/>
      </w:r>
      <w:r>
        <w:rPr>
          <w:noProof/>
        </w:rPr>
        <w:instrText xml:space="preserve"> PAGEREF _Toc442439834 \h </w:instrText>
      </w:r>
      <w:r>
        <w:rPr>
          <w:noProof/>
        </w:rPr>
      </w:r>
      <w:r>
        <w:rPr>
          <w:noProof/>
        </w:rPr>
        <w:fldChar w:fldCharType="separate"/>
      </w:r>
      <w:r>
        <w:rPr>
          <w:noProof/>
        </w:rPr>
        <w:t>13</w:t>
      </w:r>
      <w:r>
        <w:rPr>
          <w:noProof/>
        </w:rPr>
        <w:fldChar w:fldCharType="end"/>
      </w:r>
    </w:p>
    <w:p w14:paraId="39CA207D" w14:textId="77777777" w:rsidR="00FA41D0" w:rsidRDefault="00FA41D0">
      <w:pPr>
        <w:pStyle w:val="TOC2"/>
        <w:tabs>
          <w:tab w:val="left" w:pos="960"/>
          <w:tab w:val="right" w:leader="dot" w:pos="8630"/>
        </w:tabs>
        <w:rPr>
          <w:rFonts w:eastAsiaTheme="minorEastAsia" w:cstheme="minorBidi"/>
          <w:b w:val="0"/>
          <w:noProof/>
          <w:sz w:val="24"/>
          <w:szCs w:val="24"/>
        </w:rPr>
      </w:pPr>
      <w:r w:rsidRPr="004274A5">
        <w:rPr>
          <w:rFonts w:eastAsia="Arial"/>
          <w:noProof/>
        </w:rPr>
        <w:t>6.1</w:t>
      </w:r>
      <w:r>
        <w:rPr>
          <w:rFonts w:eastAsiaTheme="minorEastAsia" w:cstheme="minorBidi"/>
          <w:b w:val="0"/>
          <w:noProof/>
          <w:sz w:val="24"/>
          <w:szCs w:val="24"/>
        </w:rPr>
        <w:tab/>
      </w:r>
      <w:r>
        <w:rPr>
          <w:noProof/>
        </w:rPr>
        <w:t>Lucidworks Solr server</w:t>
      </w:r>
      <w:r>
        <w:rPr>
          <w:noProof/>
        </w:rPr>
        <w:tab/>
      </w:r>
      <w:r>
        <w:rPr>
          <w:noProof/>
        </w:rPr>
        <w:fldChar w:fldCharType="begin"/>
      </w:r>
      <w:r>
        <w:rPr>
          <w:noProof/>
        </w:rPr>
        <w:instrText xml:space="preserve"> PAGEREF _Toc442439835 \h </w:instrText>
      </w:r>
      <w:r>
        <w:rPr>
          <w:noProof/>
        </w:rPr>
      </w:r>
      <w:r>
        <w:rPr>
          <w:noProof/>
        </w:rPr>
        <w:fldChar w:fldCharType="separate"/>
      </w:r>
      <w:r>
        <w:rPr>
          <w:noProof/>
        </w:rPr>
        <w:t>13</w:t>
      </w:r>
      <w:r>
        <w:rPr>
          <w:noProof/>
        </w:rPr>
        <w:fldChar w:fldCharType="end"/>
      </w:r>
    </w:p>
    <w:p w14:paraId="1A4D2644" w14:textId="77777777" w:rsidR="00FA41D0" w:rsidRDefault="00FA41D0">
      <w:pPr>
        <w:pStyle w:val="TOC3"/>
        <w:tabs>
          <w:tab w:val="left" w:pos="1200"/>
          <w:tab w:val="right" w:leader="dot" w:pos="8630"/>
        </w:tabs>
        <w:rPr>
          <w:rFonts w:eastAsiaTheme="minorEastAsia" w:cstheme="minorBidi"/>
          <w:noProof/>
          <w:sz w:val="24"/>
          <w:szCs w:val="24"/>
        </w:rPr>
      </w:pPr>
      <w:r>
        <w:rPr>
          <w:noProof/>
        </w:rPr>
        <w:t>1.1.1</w:t>
      </w:r>
      <w:r>
        <w:rPr>
          <w:rFonts w:eastAsiaTheme="minorEastAsia" w:cstheme="minorBidi"/>
          <w:noProof/>
          <w:sz w:val="24"/>
          <w:szCs w:val="24"/>
        </w:rPr>
        <w:tab/>
      </w:r>
      <w:r>
        <w:rPr>
          <w:noProof/>
        </w:rPr>
        <w:t>Contents of the Fusion Home directory</w:t>
      </w:r>
      <w:r>
        <w:rPr>
          <w:noProof/>
        </w:rPr>
        <w:tab/>
      </w:r>
      <w:r>
        <w:rPr>
          <w:noProof/>
        </w:rPr>
        <w:fldChar w:fldCharType="begin"/>
      </w:r>
      <w:r>
        <w:rPr>
          <w:noProof/>
        </w:rPr>
        <w:instrText xml:space="preserve"> PAGEREF _Toc442439836 \h </w:instrText>
      </w:r>
      <w:r>
        <w:rPr>
          <w:noProof/>
        </w:rPr>
      </w:r>
      <w:r>
        <w:rPr>
          <w:noProof/>
        </w:rPr>
        <w:fldChar w:fldCharType="separate"/>
      </w:r>
      <w:r>
        <w:rPr>
          <w:noProof/>
        </w:rPr>
        <w:t>14</w:t>
      </w:r>
      <w:r>
        <w:rPr>
          <w:noProof/>
        </w:rPr>
        <w:fldChar w:fldCharType="end"/>
      </w:r>
    </w:p>
    <w:p w14:paraId="1CC1C3CA" w14:textId="77777777" w:rsidR="00FA41D0" w:rsidRDefault="00FA41D0">
      <w:pPr>
        <w:pStyle w:val="TOC3"/>
        <w:tabs>
          <w:tab w:val="left" w:pos="1200"/>
          <w:tab w:val="right" w:leader="dot" w:pos="8630"/>
        </w:tabs>
        <w:rPr>
          <w:rFonts w:eastAsiaTheme="minorEastAsia" w:cstheme="minorBidi"/>
          <w:noProof/>
          <w:sz w:val="24"/>
          <w:szCs w:val="24"/>
        </w:rPr>
      </w:pPr>
      <w:r>
        <w:rPr>
          <w:noProof/>
        </w:rPr>
        <w:t>1.1.1</w:t>
      </w:r>
      <w:r>
        <w:rPr>
          <w:rFonts w:eastAsiaTheme="minorEastAsia" w:cstheme="minorBidi"/>
          <w:noProof/>
          <w:sz w:val="24"/>
          <w:szCs w:val="24"/>
        </w:rPr>
        <w:tab/>
      </w:r>
      <w:r>
        <w:rPr>
          <w:noProof/>
        </w:rPr>
        <w:t>Lucidworks with zookeeper</w:t>
      </w:r>
      <w:r>
        <w:rPr>
          <w:noProof/>
        </w:rPr>
        <w:tab/>
      </w:r>
      <w:r>
        <w:rPr>
          <w:noProof/>
        </w:rPr>
        <w:fldChar w:fldCharType="begin"/>
      </w:r>
      <w:r>
        <w:rPr>
          <w:noProof/>
        </w:rPr>
        <w:instrText xml:space="preserve"> PAGEREF _Toc442439837 \h </w:instrText>
      </w:r>
      <w:r>
        <w:rPr>
          <w:noProof/>
        </w:rPr>
      </w:r>
      <w:r>
        <w:rPr>
          <w:noProof/>
        </w:rPr>
        <w:fldChar w:fldCharType="separate"/>
      </w:r>
      <w:r>
        <w:rPr>
          <w:noProof/>
        </w:rPr>
        <w:t>15</w:t>
      </w:r>
      <w:r>
        <w:rPr>
          <w:noProof/>
        </w:rPr>
        <w:fldChar w:fldCharType="end"/>
      </w:r>
    </w:p>
    <w:p w14:paraId="5080E1FE" w14:textId="77777777" w:rsidR="00FA41D0" w:rsidRDefault="00FA41D0">
      <w:pPr>
        <w:pStyle w:val="TOC4"/>
        <w:tabs>
          <w:tab w:val="left" w:pos="1680"/>
          <w:tab w:val="right" w:leader="dot" w:pos="8630"/>
        </w:tabs>
        <w:rPr>
          <w:rFonts w:eastAsiaTheme="minorEastAsia" w:cstheme="minorBidi"/>
          <w:noProof/>
          <w:sz w:val="24"/>
          <w:szCs w:val="24"/>
        </w:rPr>
      </w:pPr>
      <w:r w:rsidRPr="004274A5">
        <w:rPr>
          <w:rFonts w:eastAsia="Calibri"/>
          <w:noProof/>
        </w:rPr>
        <w:t>1.1.1.2</w:t>
      </w:r>
      <w:r>
        <w:rPr>
          <w:rFonts w:eastAsiaTheme="minorEastAsia" w:cstheme="minorBidi"/>
          <w:noProof/>
          <w:sz w:val="24"/>
          <w:szCs w:val="24"/>
        </w:rPr>
        <w:tab/>
      </w:r>
      <w:r w:rsidRPr="004274A5">
        <w:rPr>
          <w:rFonts w:eastAsia="Calibri"/>
          <w:noProof/>
          <w:shd w:val="clear" w:color="auto" w:fill="F3F3F3"/>
        </w:rPr>
        <w:t>Update heap sizes in Fusion</w:t>
      </w:r>
      <w:r>
        <w:rPr>
          <w:noProof/>
        </w:rPr>
        <w:tab/>
      </w:r>
      <w:r>
        <w:rPr>
          <w:noProof/>
        </w:rPr>
        <w:fldChar w:fldCharType="begin"/>
      </w:r>
      <w:r>
        <w:rPr>
          <w:noProof/>
        </w:rPr>
        <w:instrText xml:space="preserve"> PAGEREF _Toc442439838 \h </w:instrText>
      </w:r>
      <w:r>
        <w:rPr>
          <w:noProof/>
        </w:rPr>
      </w:r>
      <w:r>
        <w:rPr>
          <w:noProof/>
        </w:rPr>
        <w:fldChar w:fldCharType="separate"/>
      </w:r>
      <w:r>
        <w:rPr>
          <w:noProof/>
        </w:rPr>
        <w:t>18</w:t>
      </w:r>
      <w:r>
        <w:rPr>
          <w:noProof/>
        </w:rPr>
        <w:fldChar w:fldCharType="end"/>
      </w:r>
    </w:p>
    <w:p w14:paraId="7B6A9D4B" w14:textId="77777777" w:rsidR="00FA41D0" w:rsidRDefault="00FA41D0">
      <w:pPr>
        <w:pStyle w:val="TOC4"/>
        <w:tabs>
          <w:tab w:val="left" w:pos="1200"/>
          <w:tab w:val="right" w:leader="dot" w:pos="8630"/>
        </w:tabs>
        <w:rPr>
          <w:rFonts w:eastAsiaTheme="minorEastAsia" w:cstheme="minorBidi"/>
          <w:noProof/>
          <w:sz w:val="24"/>
          <w:szCs w:val="24"/>
        </w:rPr>
      </w:pPr>
      <w:r w:rsidRPr="004274A5">
        <w:rPr>
          <w:bCs/>
          <w:noProof/>
        </w:rPr>
        <w:t>3.</w:t>
      </w:r>
      <w:r>
        <w:rPr>
          <w:rFonts w:eastAsiaTheme="minorEastAsia" w:cstheme="minorBidi"/>
          <w:noProof/>
          <w:sz w:val="24"/>
          <w:szCs w:val="24"/>
        </w:rPr>
        <w:tab/>
      </w:r>
      <w:r w:rsidRPr="004274A5">
        <w:rPr>
          <w:bCs/>
          <w:noProof/>
        </w:rPr>
        <w:t>Running Fusion</w:t>
      </w:r>
      <w:r>
        <w:rPr>
          <w:noProof/>
        </w:rPr>
        <w:tab/>
      </w:r>
      <w:r>
        <w:rPr>
          <w:noProof/>
        </w:rPr>
        <w:fldChar w:fldCharType="begin"/>
      </w:r>
      <w:r>
        <w:rPr>
          <w:noProof/>
        </w:rPr>
        <w:instrText xml:space="preserve"> PAGEREF _Toc442439839 \h </w:instrText>
      </w:r>
      <w:r>
        <w:rPr>
          <w:noProof/>
        </w:rPr>
      </w:r>
      <w:r>
        <w:rPr>
          <w:noProof/>
        </w:rPr>
        <w:fldChar w:fldCharType="separate"/>
      </w:r>
      <w:r>
        <w:rPr>
          <w:noProof/>
        </w:rPr>
        <w:t>20</w:t>
      </w:r>
      <w:r>
        <w:rPr>
          <w:noProof/>
        </w:rPr>
        <w:fldChar w:fldCharType="end"/>
      </w:r>
    </w:p>
    <w:p w14:paraId="44214626" w14:textId="77777777" w:rsidR="00FA41D0" w:rsidRDefault="00FA41D0">
      <w:pPr>
        <w:pStyle w:val="TOC4"/>
        <w:tabs>
          <w:tab w:val="left" w:pos="1680"/>
          <w:tab w:val="right" w:leader="dot" w:pos="8630"/>
        </w:tabs>
        <w:rPr>
          <w:rFonts w:eastAsiaTheme="minorEastAsia" w:cstheme="minorBidi"/>
          <w:noProof/>
          <w:sz w:val="24"/>
          <w:szCs w:val="24"/>
        </w:rPr>
      </w:pPr>
      <w:r>
        <w:rPr>
          <w:noProof/>
        </w:rPr>
        <w:t>1.1.1.3</w:t>
      </w:r>
      <w:r>
        <w:rPr>
          <w:rFonts w:eastAsiaTheme="minorEastAsia" w:cstheme="minorBidi"/>
          <w:noProof/>
          <w:sz w:val="24"/>
          <w:szCs w:val="24"/>
        </w:rPr>
        <w:tab/>
      </w:r>
      <w:r>
        <w:rPr>
          <w:noProof/>
        </w:rPr>
        <w:t>Fusion Configuration Settings</w:t>
      </w:r>
      <w:r>
        <w:rPr>
          <w:noProof/>
        </w:rPr>
        <w:tab/>
      </w:r>
      <w:r>
        <w:rPr>
          <w:noProof/>
        </w:rPr>
        <w:fldChar w:fldCharType="begin"/>
      </w:r>
      <w:r>
        <w:rPr>
          <w:noProof/>
        </w:rPr>
        <w:instrText xml:space="preserve"> PAGEREF _Toc442439840 \h </w:instrText>
      </w:r>
      <w:r>
        <w:rPr>
          <w:noProof/>
        </w:rPr>
      </w:r>
      <w:r>
        <w:rPr>
          <w:noProof/>
        </w:rPr>
        <w:fldChar w:fldCharType="separate"/>
      </w:r>
      <w:r>
        <w:rPr>
          <w:noProof/>
        </w:rPr>
        <w:t>21</w:t>
      </w:r>
      <w:r>
        <w:rPr>
          <w:noProof/>
        </w:rPr>
        <w:fldChar w:fldCharType="end"/>
      </w:r>
    </w:p>
    <w:p w14:paraId="4B8CFC0B" w14:textId="77777777" w:rsidR="00FA41D0" w:rsidRDefault="00FA41D0">
      <w:pPr>
        <w:pStyle w:val="TOC4"/>
        <w:tabs>
          <w:tab w:val="left" w:pos="1680"/>
          <w:tab w:val="right" w:leader="dot" w:pos="8630"/>
        </w:tabs>
        <w:rPr>
          <w:rFonts w:eastAsiaTheme="minorEastAsia" w:cstheme="minorBidi"/>
          <w:noProof/>
          <w:sz w:val="24"/>
          <w:szCs w:val="24"/>
        </w:rPr>
      </w:pPr>
      <w:r>
        <w:rPr>
          <w:noProof/>
        </w:rPr>
        <w:t>1.1.1.4</w:t>
      </w:r>
      <w:r>
        <w:rPr>
          <w:rFonts w:eastAsiaTheme="minorEastAsia" w:cstheme="minorBidi"/>
          <w:noProof/>
          <w:sz w:val="24"/>
          <w:szCs w:val="24"/>
        </w:rPr>
        <w:tab/>
      </w:r>
      <w:r>
        <w:rPr>
          <w:noProof/>
        </w:rPr>
        <w:t>Create system_banana-default pipelines</w:t>
      </w:r>
      <w:r>
        <w:rPr>
          <w:noProof/>
        </w:rPr>
        <w:tab/>
      </w:r>
      <w:r>
        <w:rPr>
          <w:noProof/>
        </w:rPr>
        <w:fldChar w:fldCharType="begin"/>
      </w:r>
      <w:r>
        <w:rPr>
          <w:noProof/>
        </w:rPr>
        <w:instrText xml:space="preserve"> PAGEREF _Toc442439841 \h </w:instrText>
      </w:r>
      <w:r>
        <w:rPr>
          <w:noProof/>
        </w:rPr>
      </w:r>
      <w:r>
        <w:rPr>
          <w:noProof/>
        </w:rPr>
        <w:fldChar w:fldCharType="separate"/>
      </w:r>
      <w:r>
        <w:rPr>
          <w:noProof/>
        </w:rPr>
        <w:t>26</w:t>
      </w:r>
      <w:r>
        <w:rPr>
          <w:noProof/>
        </w:rPr>
        <w:fldChar w:fldCharType="end"/>
      </w:r>
    </w:p>
    <w:p w14:paraId="7AADFC79" w14:textId="77777777" w:rsidR="00FA41D0" w:rsidRDefault="00FA41D0">
      <w:pPr>
        <w:pStyle w:val="TOC3"/>
        <w:tabs>
          <w:tab w:val="left" w:pos="1200"/>
          <w:tab w:val="right" w:leader="dot" w:pos="8630"/>
        </w:tabs>
        <w:rPr>
          <w:rFonts w:eastAsiaTheme="minorEastAsia" w:cstheme="minorBidi"/>
          <w:noProof/>
          <w:sz w:val="24"/>
          <w:szCs w:val="24"/>
        </w:rPr>
      </w:pPr>
      <w:r>
        <w:rPr>
          <w:noProof/>
        </w:rPr>
        <w:t>6.1.1</w:t>
      </w:r>
      <w:r>
        <w:rPr>
          <w:rFonts w:eastAsiaTheme="minorEastAsia" w:cstheme="minorBidi"/>
          <w:noProof/>
          <w:sz w:val="24"/>
          <w:szCs w:val="24"/>
        </w:rPr>
        <w:tab/>
      </w:r>
      <w:r>
        <w:rPr>
          <w:noProof/>
        </w:rPr>
        <w:t>Web server</w:t>
      </w:r>
      <w:r>
        <w:rPr>
          <w:noProof/>
        </w:rPr>
        <w:tab/>
      </w:r>
      <w:r>
        <w:rPr>
          <w:noProof/>
        </w:rPr>
        <w:fldChar w:fldCharType="begin"/>
      </w:r>
      <w:r>
        <w:rPr>
          <w:noProof/>
        </w:rPr>
        <w:instrText xml:space="preserve"> PAGEREF _Toc442439842 \h </w:instrText>
      </w:r>
      <w:r>
        <w:rPr>
          <w:noProof/>
        </w:rPr>
      </w:r>
      <w:r>
        <w:rPr>
          <w:noProof/>
        </w:rPr>
        <w:fldChar w:fldCharType="separate"/>
      </w:r>
      <w:r>
        <w:rPr>
          <w:noProof/>
        </w:rPr>
        <w:t>28</w:t>
      </w:r>
      <w:r>
        <w:rPr>
          <w:noProof/>
        </w:rPr>
        <w:fldChar w:fldCharType="end"/>
      </w:r>
    </w:p>
    <w:p w14:paraId="7FBB9CEC" w14:textId="77777777" w:rsidR="00FA41D0" w:rsidRDefault="00FA41D0">
      <w:pPr>
        <w:pStyle w:val="TOC3"/>
        <w:tabs>
          <w:tab w:val="left" w:pos="1200"/>
          <w:tab w:val="right" w:leader="dot" w:pos="8630"/>
        </w:tabs>
        <w:rPr>
          <w:rFonts w:eastAsiaTheme="minorEastAsia" w:cstheme="minorBidi"/>
          <w:noProof/>
          <w:sz w:val="24"/>
          <w:szCs w:val="24"/>
        </w:rPr>
      </w:pPr>
      <w:r>
        <w:rPr>
          <w:noProof/>
        </w:rPr>
        <w:t>6.1.2</w:t>
      </w:r>
      <w:r>
        <w:rPr>
          <w:rFonts w:eastAsiaTheme="minorEastAsia" w:cstheme="minorBidi"/>
          <w:noProof/>
          <w:sz w:val="24"/>
          <w:szCs w:val="24"/>
        </w:rPr>
        <w:tab/>
      </w:r>
      <w:r>
        <w:rPr>
          <w:noProof/>
        </w:rPr>
        <w:t>Building P3 code</w:t>
      </w:r>
      <w:r>
        <w:rPr>
          <w:noProof/>
        </w:rPr>
        <w:tab/>
      </w:r>
      <w:r>
        <w:rPr>
          <w:noProof/>
        </w:rPr>
        <w:fldChar w:fldCharType="begin"/>
      </w:r>
      <w:r>
        <w:rPr>
          <w:noProof/>
        </w:rPr>
        <w:instrText xml:space="preserve"> PAGEREF _Toc442439866 \h </w:instrText>
      </w:r>
      <w:r>
        <w:rPr>
          <w:noProof/>
        </w:rPr>
      </w:r>
      <w:r>
        <w:rPr>
          <w:noProof/>
        </w:rPr>
        <w:fldChar w:fldCharType="separate"/>
      </w:r>
      <w:r>
        <w:rPr>
          <w:noProof/>
        </w:rPr>
        <w:t>28</w:t>
      </w:r>
      <w:r>
        <w:rPr>
          <w:noProof/>
        </w:rPr>
        <w:fldChar w:fldCharType="end"/>
      </w:r>
    </w:p>
    <w:p w14:paraId="5B800A63" w14:textId="77777777" w:rsidR="00FA41D0" w:rsidRDefault="00FA41D0">
      <w:pPr>
        <w:pStyle w:val="TOC3"/>
        <w:tabs>
          <w:tab w:val="left" w:pos="1200"/>
          <w:tab w:val="right" w:leader="dot" w:pos="8630"/>
        </w:tabs>
        <w:rPr>
          <w:rFonts w:eastAsiaTheme="minorEastAsia" w:cstheme="minorBidi"/>
          <w:noProof/>
          <w:sz w:val="24"/>
          <w:szCs w:val="24"/>
        </w:rPr>
      </w:pPr>
      <w:r>
        <w:rPr>
          <w:noProof/>
        </w:rPr>
        <w:t>6.1.3</w:t>
      </w:r>
      <w:r>
        <w:rPr>
          <w:rFonts w:eastAsiaTheme="minorEastAsia" w:cstheme="minorBidi"/>
          <w:noProof/>
          <w:sz w:val="24"/>
          <w:szCs w:val="24"/>
        </w:rPr>
        <w:tab/>
      </w:r>
      <w:r>
        <w:rPr>
          <w:noProof/>
        </w:rPr>
        <w:t>Automation with Jenkins</w:t>
      </w:r>
      <w:r>
        <w:rPr>
          <w:noProof/>
        </w:rPr>
        <w:tab/>
      </w:r>
      <w:r>
        <w:rPr>
          <w:noProof/>
        </w:rPr>
        <w:fldChar w:fldCharType="begin"/>
      </w:r>
      <w:r>
        <w:rPr>
          <w:noProof/>
        </w:rPr>
        <w:instrText xml:space="preserve"> PAGEREF _Toc442439867 \h </w:instrText>
      </w:r>
      <w:r>
        <w:rPr>
          <w:noProof/>
        </w:rPr>
      </w:r>
      <w:r>
        <w:rPr>
          <w:noProof/>
        </w:rPr>
        <w:fldChar w:fldCharType="separate"/>
      </w:r>
      <w:r>
        <w:rPr>
          <w:noProof/>
        </w:rPr>
        <w:t>28</w:t>
      </w:r>
      <w:r>
        <w:rPr>
          <w:noProof/>
        </w:rPr>
        <w:fldChar w:fldCharType="end"/>
      </w:r>
    </w:p>
    <w:p w14:paraId="5A1B4D28" w14:textId="77777777" w:rsidR="00FA41D0" w:rsidRDefault="00FA41D0">
      <w:pPr>
        <w:pStyle w:val="TOC3"/>
        <w:tabs>
          <w:tab w:val="left" w:pos="1200"/>
          <w:tab w:val="right" w:leader="dot" w:pos="8630"/>
        </w:tabs>
        <w:rPr>
          <w:rFonts w:eastAsiaTheme="minorEastAsia" w:cstheme="minorBidi"/>
          <w:noProof/>
          <w:sz w:val="24"/>
          <w:szCs w:val="24"/>
        </w:rPr>
      </w:pPr>
      <w:r>
        <w:rPr>
          <w:noProof/>
        </w:rPr>
        <w:t>6.1.4</w:t>
      </w:r>
      <w:r>
        <w:rPr>
          <w:rFonts w:eastAsiaTheme="minorEastAsia" w:cstheme="minorBidi"/>
          <w:noProof/>
          <w:sz w:val="24"/>
          <w:szCs w:val="24"/>
        </w:rPr>
        <w:tab/>
      </w:r>
      <w:r>
        <w:rPr>
          <w:noProof/>
        </w:rPr>
        <w:t>Enable FIPS in Tomcat</w:t>
      </w:r>
      <w:r>
        <w:rPr>
          <w:noProof/>
        </w:rPr>
        <w:tab/>
      </w:r>
      <w:r>
        <w:rPr>
          <w:noProof/>
        </w:rPr>
        <w:fldChar w:fldCharType="begin"/>
      </w:r>
      <w:r>
        <w:rPr>
          <w:noProof/>
        </w:rPr>
        <w:instrText xml:space="preserve"> PAGEREF _Toc442439868 \h </w:instrText>
      </w:r>
      <w:r>
        <w:rPr>
          <w:noProof/>
        </w:rPr>
      </w:r>
      <w:r>
        <w:rPr>
          <w:noProof/>
        </w:rPr>
        <w:fldChar w:fldCharType="separate"/>
      </w:r>
      <w:r>
        <w:rPr>
          <w:noProof/>
        </w:rPr>
        <w:t>29</w:t>
      </w:r>
      <w:r>
        <w:rPr>
          <w:noProof/>
        </w:rPr>
        <w:fldChar w:fldCharType="end"/>
      </w:r>
    </w:p>
    <w:p w14:paraId="646BE586" w14:textId="77777777" w:rsidR="00FA41D0" w:rsidRDefault="00FA41D0">
      <w:pPr>
        <w:pStyle w:val="TOC3"/>
        <w:tabs>
          <w:tab w:val="left" w:pos="1200"/>
          <w:tab w:val="right" w:leader="dot" w:pos="8630"/>
        </w:tabs>
        <w:rPr>
          <w:rFonts w:eastAsiaTheme="minorEastAsia" w:cstheme="minorBidi"/>
          <w:noProof/>
          <w:sz w:val="24"/>
          <w:szCs w:val="24"/>
        </w:rPr>
      </w:pPr>
      <w:r>
        <w:rPr>
          <w:noProof/>
        </w:rPr>
        <w:t>6.1.5</w:t>
      </w:r>
      <w:r>
        <w:rPr>
          <w:rFonts w:eastAsiaTheme="minorEastAsia" w:cstheme="minorBidi"/>
          <w:noProof/>
          <w:sz w:val="24"/>
          <w:szCs w:val="24"/>
        </w:rPr>
        <w:tab/>
      </w:r>
      <w:r>
        <w:rPr>
          <w:noProof/>
        </w:rPr>
        <w:t>Password</w:t>
      </w:r>
      <w:r>
        <w:rPr>
          <w:noProof/>
        </w:rPr>
        <w:tab/>
      </w:r>
      <w:r>
        <w:rPr>
          <w:noProof/>
        </w:rPr>
        <w:fldChar w:fldCharType="begin"/>
      </w:r>
      <w:r>
        <w:rPr>
          <w:noProof/>
        </w:rPr>
        <w:instrText xml:space="preserve"> PAGEREF _Toc442439869 \h </w:instrText>
      </w:r>
      <w:r>
        <w:rPr>
          <w:noProof/>
        </w:rPr>
      </w:r>
      <w:r>
        <w:rPr>
          <w:noProof/>
        </w:rPr>
        <w:fldChar w:fldCharType="separate"/>
      </w:r>
      <w:r>
        <w:rPr>
          <w:noProof/>
        </w:rPr>
        <w:t>31</w:t>
      </w:r>
      <w:r>
        <w:rPr>
          <w:noProof/>
        </w:rPr>
        <w:fldChar w:fldCharType="end"/>
      </w:r>
    </w:p>
    <w:p w14:paraId="1A513866" w14:textId="77777777" w:rsidR="00FA41D0" w:rsidRDefault="00FA41D0">
      <w:pPr>
        <w:pStyle w:val="TOC1"/>
        <w:tabs>
          <w:tab w:val="left" w:pos="480"/>
          <w:tab w:val="right" w:leader="dot" w:pos="8630"/>
        </w:tabs>
        <w:rPr>
          <w:rFonts w:eastAsiaTheme="minorEastAsia" w:cstheme="minorBidi"/>
          <w:b w:val="0"/>
          <w:noProof/>
        </w:rPr>
      </w:pPr>
      <w:r>
        <w:rPr>
          <w:noProof/>
        </w:rPr>
        <w:t>7.</w:t>
      </w:r>
      <w:r>
        <w:rPr>
          <w:rFonts w:eastAsiaTheme="minorEastAsia" w:cstheme="minorBidi"/>
          <w:b w:val="0"/>
          <w:noProof/>
        </w:rPr>
        <w:tab/>
      </w:r>
      <w:r>
        <w:rPr>
          <w:noProof/>
        </w:rPr>
        <w:t>SSL Certificates</w:t>
      </w:r>
      <w:r>
        <w:rPr>
          <w:noProof/>
        </w:rPr>
        <w:tab/>
      </w:r>
      <w:r>
        <w:rPr>
          <w:noProof/>
        </w:rPr>
        <w:fldChar w:fldCharType="begin"/>
      </w:r>
      <w:r>
        <w:rPr>
          <w:noProof/>
        </w:rPr>
        <w:instrText xml:space="preserve"> PAGEREF _Toc442439887 \h </w:instrText>
      </w:r>
      <w:r>
        <w:rPr>
          <w:noProof/>
        </w:rPr>
      </w:r>
      <w:r>
        <w:rPr>
          <w:noProof/>
        </w:rPr>
        <w:fldChar w:fldCharType="separate"/>
      </w:r>
      <w:r>
        <w:rPr>
          <w:noProof/>
        </w:rPr>
        <w:t>32</w:t>
      </w:r>
      <w:r>
        <w:rPr>
          <w:noProof/>
        </w:rPr>
        <w:fldChar w:fldCharType="end"/>
      </w:r>
    </w:p>
    <w:p w14:paraId="38ED580E" w14:textId="77777777" w:rsidR="00FA41D0" w:rsidRDefault="00FA41D0">
      <w:pPr>
        <w:pStyle w:val="TOC1"/>
        <w:tabs>
          <w:tab w:val="left" w:pos="480"/>
          <w:tab w:val="right" w:leader="dot" w:pos="8630"/>
        </w:tabs>
        <w:rPr>
          <w:rFonts w:eastAsiaTheme="minorEastAsia" w:cstheme="minorBidi"/>
          <w:b w:val="0"/>
          <w:noProof/>
        </w:rPr>
      </w:pPr>
      <w:r>
        <w:rPr>
          <w:noProof/>
        </w:rPr>
        <w:t>8.</w:t>
      </w:r>
      <w:r>
        <w:rPr>
          <w:rFonts w:eastAsiaTheme="minorEastAsia" w:cstheme="minorBidi"/>
          <w:b w:val="0"/>
          <w:noProof/>
        </w:rPr>
        <w:tab/>
      </w:r>
      <w:r>
        <w:rPr>
          <w:noProof/>
        </w:rPr>
        <w:t>DNS Names</w:t>
      </w:r>
      <w:r>
        <w:rPr>
          <w:noProof/>
        </w:rPr>
        <w:tab/>
      </w:r>
      <w:r>
        <w:rPr>
          <w:noProof/>
        </w:rPr>
        <w:fldChar w:fldCharType="begin"/>
      </w:r>
      <w:r>
        <w:rPr>
          <w:noProof/>
        </w:rPr>
        <w:instrText xml:space="preserve"> PAGEREF _Toc442439888 \h </w:instrText>
      </w:r>
      <w:r>
        <w:rPr>
          <w:noProof/>
        </w:rPr>
      </w:r>
      <w:r>
        <w:rPr>
          <w:noProof/>
        </w:rPr>
        <w:fldChar w:fldCharType="separate"/>
      </w:r>
      <w:r>
        <w:rPr>
          <w:noProof/>
        </w:rPr>
        <w:t>32</w:t>
      </w:r>
      <w:r>
        <w:rPr>
          <w:noProof/>
        </w:rPr>
        <w:fldChar w:fldCharType="end"/>
      </w:r>
    </w:p>
    <w:p w14:paraId="0457D101" w14:textId="77777777" w:rsidR="00FA41D0" w:rsidRDefault="00FA41D0">
      <w:pPr>
        <w:pStyle w:val="TOC2"/>
        <w:tabs>
          <w:tab w:val="left" w:pos="960"/>
          <w:tab w:val="right" w:leader="dot" w:pos="8630"/>
        </w:tabs>
        <w:rPr>
          <w:rFonts w:eastAsiaTheme="minorEastAsia" w:cstheme="minorBidi"/>
          <w:b w:val="0"/>
          <w:noProof/>
          <w:sz w:val="24"/>
          <w:szCs w:val="24"/>
        </w:rPr>
      </w:pPr>
      <w:r w:rsidRPr="004274A5">
        <w:rPr>
          <w:rFonts w:ascii="Arial" w:eastAsia="Arial" w:hAnsi="Arial" w:cs="Arial"/>
          <w:noProof/>
        </w:rPr>
        <w:t>8.1</w:t>
      </w:r>
      <w:r>
        <w:rPr>
          <w:rFonts w:eastAsiaTheme="minorEastAsia" w:cstheme="minorBidi"/>
          <w:b w:val="0"/>
          <w:noProof/>
          <w:sz w:val="24"/>
          <w:szCs w:val="24"/>
        </w:rPr>
        <w:tab/>
      </w:r>
      <w:r>
        <w:rPr>
          <w:noProof/>
        </w:rPr>
        <w:t>De-Installation Instructions For Upgrades</w:t>
      </w:r>
      <w:r>
        <w:rPr>
          <w:noProof/>
        </w:rPr>
        <w:tab/>
      </w:r>
      <w:r>
        <w:rPr>
          <w:noProof/>
        </w:rPr>
        <w:fldChar w:fldCharType="begin"/>
      </w:r>
      <w:r>
        <w:rPr>
          <w:noProof/>
        </w:rPr>
        <w:instrText xml:space="preserve"> PAGEREF _Toc442439889 \h </w:instrText>
      </w:r>
      <w:r>
        <w:rPr>
          <w:noProof/>
        </w:rPr>
      </w:r>
      <w:r>
        <w:rPr>
          <w:noProof/>
        </w:rPr>
        <w:fldChar w:fldCharType="separate"/>
      </w:r>
      <w:r>
        <w:rPr>
          <w:noProof/>
        </w:rPr>
        <w:t>33</w:t>
      </w:r>
      <w:r>
        <w:rPr>
          <w:noProof/>
        </w:rPr>
        <w:fldChar w:fldCharType="end"/>
      </w:r>
    </w:p>
    <w:p w14:paraId="37F9C484" w14:textId="77777777" w:rsidR="00FA41D0" w:rsidRDefault="00FA41D0">
      <w:pPr>
        <w:pStyle w:val="TOC3"/>
        <w:tabs>
          <w:tab w:val="left" w:pos="1200"/>
          <w:tab w:val="right" w:leader="dot" w:pos="8630"/>
        </w:tabs>
        <w:rPr>
          <w:rFonts w:eastAsiaTheme="minorEastAsia" w:cstheme="minorBidi"/>
          <w:noProof/>
          <w:sz w:val="24"/>
          <w:szCs w:val="24"/>
        </w:rPr>
      </w:pPr>
      <w:r>
        <w:rPr>
          <w:noProof/>
        </w:rPr>
        <w:t>8.1.1</w:t>
      </w:r>
      <w:r>
        <w:rPr>
          <w:rFonts w:eastAsiaTheme="minorEastAsia" w:cstheme="minorBidi"/>
          <w:noProof/>
          <w:sz w:val="24"/>
          <w:szCs w:val="24"/>
        </w:rPr>
        <w:tab/>
      </w:r>
      <w:r>
        <w:rPr>
          <w:noProof/>
        </w:rPr>
        <w:t>Git Upgrade</w:t>
      </w:r>
      <w:r>
        <w:rPr>
          <w:noProof/>
        </w:rPr>
        <w:tab/>
      </w:r>
      <w:r>
        <w:rPr>
          <w:noProof/>
        </w:rPr>
        <w:fldChar w:fldCharType="begin"/>
      </w:r>
      <w:r>
        <w:rPr>
          <w:noProof/>
        </w:rPr>
        <w:instrText xml:space="preserve"> PAGEREF _Toc442439890 \h </w:instrText>
      </w:r>
      <w:r>
        <w:rPr>
          <w:noProof/>
        </w:rPr>
      </w:r>
      <w:r>
        <w:rPr>
          <w:noProof/>
        </w:rPr>
        <w:fldChar w:fldCharType="separate"/>
      </w:r>
      <w:r>
        <w:rPr>
          <w:noProof/>
        </w:rPr>
        <w:t>34</w:t>
      </w:r>
      <w:r>
        <w:rPr>
          <w:noProof/>
        </w:rPr>
        <w:fldChar w:fldCharType="end"/>
      </w:r>
    </w:p>
    <w:p w14:paraId="03F4DBCA" w14:textId="77777777" w:rsidR="00FA41D0" w:rsidRDefault="00FA41D0">
      <w:pPr>
        <w:pStyle w:val="TOC1"/>
        <w:tabs>
          <w:tab w:val="left" w:pos="480"/>
          <w:tab w:val="right" w:leader="dot" w:pos="8630"/>
        </w:tabs>
        <w:rPr>
          <w:rFonts w:eastAsiaTheme="minorEastAsia" w:cstheme="minorBidi"/>
          <w:b w:val="0"/>
          <w:noProof/>
        </w:rPr>
      </w:pPr>
      <w:r>
        <w:rPr>
          <w:noProof/>
        </w:rPr>
        <w:t>9.</w:t>
      </w:r>
      <w:r>
        <w:rPr>
          <w:rFonts w:eastAsiaTheme="minorEastAsia" w:cstheme="minorBidi"/>
          <w:b w:val="0"/>
          <w:noProof/>
        </w:rPr>
        <w:tab/>
      </w:r>
      <w:r>
        <w:rPr>
          <w:noProof/>
        </w:rPr>
        <w:t>Frequently Asked Questions</w:t>
      </w:r>
      <w:r>
        <w:rPr>
          <w:noProof/>
        </w:rPr>
        <w:tab/>
      </w:r>
      <w:r>
        <w:rPr>
          <w:noProof/>
        </w:rPr>
        <w:fldChar w:fldCharType="begin"/>
      </w:r>
      <w:r>
        <w:rPr>
          <w:noProof/>
        </w:rPr>
        <w:instrText xml:space="preserve"> PAGEREF _Toc442439891 \h </w:instrText>
      </w:r>
      <w:r>
        <w:rPr>
          <w:noProof/>
        </w:rPr>
      </w:r>
      <w:r>
        <w:rPr>
          <w:noProof/>
        </w:rPr>
        <w:fldChar w:fldCharType="separate"/>
      </w:r>
      <w:r>
        <w:rPr>
          <w:noProof/>
        </w:rPr>
        <w:t>34</w:t>
      </w:r>
      <w:r>
        <w:rPr>
          <w:noProof/>
        </w:rPr>
        <w:fldChar w:fldCharType="end"/>
      </w:r>
    </w:p>
    <w:p w14:paraId="63A09412" w14:textId="77777777" w:rsidR="00FA41D0" w:rsidRDefault="00FA41D0">
      <w:pPr>
        <w:pStyle w:val="TOC1"/>
        <w:tabs>
          <w:tab w:val="left" w:pos="720"/>
          <w:tab w:val="right" w:leader="dot" w:pos="8630"/>
        </w:tabs>
        <w:rPr>
          <w:rFonts w:eastAsiaTheme="minorEastAsia" w:cstheme="minorBidi"/>
          <w:b w:val="0"/>
          <w:noProof/>
        </w:rPr>
      </w:pPr>
      <w:r>
        <w:rPr>
          <w:noProof/>
        </w:rPr>
        <w:t>10.</w:t>
      </w:r>
      <w:r>
        <w:rPr>
          <w:rFonts w:eastAsiaTheme="minorEastAsia" w:cstheme="minorBidi"/>
          <w:b w:val="0"/>
          <w:noProof/>
        </w:rPr>
        <w:tab/>
      </w:r>
      <w:r>
        <w:rPr>
          <w:noProof/>
        </w:rPr>
        <w:t>References</w:t>
      </w:r>
      <w:r>
        <w:rPr>
          <w:noProof/>
        </w:rPr>
        <w:tab/>
      </w:r>
      <w:r>
        <w:rPr>
          <w:noProof/>
        </w:rPr>
        <w:fldChar w:fldCharType="begin"/>
      </w:r>
      <w:r>
        <w:rPr>
          <w:noProof/>
        </w:rPr>
        <w:instrText xml:space="preserve"> PAGEREF _Toc442439892 \h </w:instrText>
      </w:r>
      <w:r>
        <w:rPr>
          <w:noProof/>
        </w:rPr>
      </w:r>
      <w:r>
        <w:rPr>
          <w:noProof/>
        </w:rPr>
        <w:fldChar w:fldCharType="separate"/>
      </w:r>
      <w:r>
        <w:rPr>
          <w:noProof/>
        </w:rPr>
        <w:t>34</w:t>
      </w:r>
      <w:r>
        <w:rPr>
          <w:noProof/>
        </w:rPr>
        <w:fldChar w:fldCharType="end"/>
      </w:r>
    </w:p>
    <w:p w14:paraId="7ED09017" w14:textId="77777777" w:rsidR="004F4A09" w:rsidRDefault="004561EF" w:rsidP="004561EF">
      <w:pPr>
        <w:pStyle w:val="Normal1"/>
        <w:keepNext/>
        <w:spacing w:before="120" w:after="120"/>
        <w:jc w:val="center"/>
      </w:pPr>
      <w:r>
        <w:rPr>
          <w:b/>
        </w:rPr>
        <w:fldChar w:fldCharType="end"/>
      </w:r>
      <w:hyperlink w:anchor="h.1fob9te"/>
      <w:hyperlink w:anchor="_Toc416958753"/>
    </w:p>
    <w:p w14:paraId="058F4B03" w14:textId="77777777" w:rsidR="00C35BFB" w:rsidRDefault="00C35BFB" w:rsidP="00C35BFB">
      <w:pPr>
        <w:pStyle w:val="Normal1"/>
        <w:jc w:val="center"/>
        <w:rPr>
          <w:b/>
        </w:rPr>
      </w:pPr>
    </w:p>
    <w:p w14:paraId="653D78BF" w14:textId="77777777" w:rsidR="00C35BFB" w:rsidRDefault="00C35BFB" w:rsidP="00C35BFB">
      <w:pPr>
        <w:pStyle w:val="Normal1"/>
        <w:jc w:val="center"/>
        <w:rPr>
          <w:b/>
        </w:rPr>
      </w:pPr>
    </w:p>
    <w:p w14:paraId="024E1C3F" w14:textId="77777777" w:rsidR="00C35BFB" w:rsidRDefault="00C35BFB" w:rsidP="00C35BFB">
      <w:pPr>
        <w:pStyle w:val="Normal1"/>
        <w:jc w:val="center"/>
        <w:rPr>
          <w:b/>
        </w:rPr>
      </w:pPr>
    </w:p>
    <w:p w14:paraId="099E3CBC" w14:textId="77777777" w:rsidR="00C35BFB" w:rsidRDefault="00C35BFB" w:rsidP="00C35BFB">
      <w:pPr>
        <w:pStyle w:val="Normal1"/>
        <w:jc w:val="center"/>
        <w:rPr>
          <w:b/>
        </w:rPr>
      </w:pPr>
    </w:p>
    <w:p w14:paraId="4220D1A0" w14:textId="71F600F2" w:rsidR="004F4A09" w:rsidRPr="00C35BFB" w:rsidRDefault="00B551A9" w:rsidP="00C35BFB">
      <w:pPr>
        <w:pStyle w:val="Normal1"/>
        <w:jc w:val="center"/>
        <w:rPr>
          <w:b/>
        </w:rPr>
      </w:pPr>
      <w:hyperlink w:anchor="_Toc416958753"/>
      <w:r w:rsidR="00C35BFB" w:rsidRPr="00C35BFB">
        <w:rPr>
          <w:b/>
        </w:rPr>
        <w:t>Tables and Figures</w:t>
      </w:r>
      <w:hyperlink w:anchor="h.2p2csry">
        <w:r w:rsidR="00B97AC0" w:rsidRPr="00C35BFB">
          <w:rPr>
            <w:rFonts w:eastAsia="Arial"/>
            <w:b/>
          </w:rPr>
          <w:tab/>
        </w:r>
      </w:hyperlink>
      <w:hyperlink w:anchor="h.2p2csry"/>
    </w:p>
    <w:p w14:paraId="0016B222" w14:textId="77777777" w:rsidR="004F4A09" w:rsidRDefault="00B551A9">
      <w:pPr>
        <w:pStyle w:val="Normal1"/>
        <w:tabs>
          <w:tab w:val="left" w:pos="1080"/>
          <w:tab w:val="right" w:pos="8626"/>
        </w:tabs>
        <w:spacing w:after="0"/>
      </w:pPr>
      <w:hyperlink w:anchor="_Toc416948534">
        <w:r w:rsidR="00B97AC0">
          <w:rPr>
            <w:rFonts w:ascii="Arial" w:eastAsia="Arial" w:hAnsi="Arial" w:cs="Arial"/>
            <w:sz w:val="20"/>
            <w:szCs w:val="20"/>
          </w:rPr>
          <w:tab/>
        </w:r>
      </w:hyperlink>
      <w:hyperlink w:anchor="_Toc416948534"/>
    </w:p>
    <w:p w14:paraId="7CDD6ED3" w14:textId="77777777" w:rsidR="00FA41D0" w:rsidRDefault="00C35BFB">
      <w:pPr>
        <w:pStyle w:val="TableofFigures"/>
        <w:tabs>
          <w:tab w:val="right" w:leader="dot" w:pos="8630"/>
        </w:tabs>
        <w:rPr>
          <w:rFonts w:asciiTheme="minorHAnsi" w:eastAsiaTheme="minorEastAsia" w:hAnsiTheme="minorHAnsi" w:cstheme="minorBidi"/>
          <w:noProof/>
        </w:rPr>
      </w:pPr>
      <w:r>
        <w:fldChar w:fldCharType="begin"/>
      </w:r>
      <w:r>
        <w:instrText xml:space="preserve"> TOC \c "Table" </w:instrText>
      </w:r>
      <w:r>
        <w:fldChar w:fldCharType="separate"/>
      </w:r>
      <w:r w:rsidR="00FA41D0" w:rsidRPr="005E4EF5">
        <w:rPr>
          <w:b/>
          <w:noProof/>
          <w:color w:val="000000" w:themeColor="text1"/>
        </w:rPr>
        <w:t>Table 1: Development VPC</w:t>
      </w:r>
      <w:r w:rsidR="00FA41D0">
        <w:rPr>
          <w:noProof/>
        </w:rPr>
        <w:tab/>
      </w:r>
      <w:r w:rsidR="00FA41D0">
        <w:rPr>
          <w:noProof/>
        </w:rPr>
        <w:fldChar w:fldCharType="begin"/>
      </w:r>
      <w:r w:rsidR="00FA41D0">
        <w:rPr>
          <w:noProof/>
        </w:rPr>
        <w:instrText xml:space="preserve"> PAGEREF _Toc442439893 \h </w:instrText>
      </w:r>
      <w:r w:rsidR="00FA41D0">
        <w:rPr>
          <w:noProof/>
        </w:rPr>
      </w:r>
      <w:r w:rsidR="00FA41D0">
        <w:rPr>
          <w:noProof/>
        </w:rPr>
        <w:fldChar w:fldCharType="separate"/>
      </w:r>
      <w:r w:rsidR="00FA41D0">
        <w:rPr>
          <w:noProof/>
        </w:rPr>
        <w:t>6</w:t>
      </w:r>
      <w:r w:rsidR="00FA41D0">
        <w:rPr>
          <w:noProof/>
        </w:rPr>
        <w:fldChar w:fldCharType="end"/>
      </w:r>
    </w:p>
    <w:p w14:paraId="55F1A257" w14:textId="77777777" w:rsidR="00FA41D0" w:rsidRDefault="00FA41D0">
      <w:pPr>
        <w:pStyle w:val="TableofFigures"/>
        <w:tabs>
          <w:tab w:val="right" w:leader="dot" w:pos="8630"/>
        </w:tabs>
        <w:rPr>
          <w:rFonts w:asciiTheme="minorHAnsi" w:eastAsiaTheme="minorEastAsia" w:hAnsiTheme="minorHAnsi" w:cstheme="minorBidi"/>
          <w:noProof/>
        </w:rPr>
      </w:pPr>
      <w:r w:rsidRPr="005E4EF5">
        <w:rPr>
          <w:b/>
          <w:noProof/>
          <w:color w:val="000000" w:themeColor="text1"/>
        </w:rPr>
        <w:t>Table 2: Test VPC</w:t>
      </w:r>
      <w:r>
        <w:rPr>
          <w:noProof/>
        </w:rPr>
        <w:tab/>
      </w:r>
      <w:r>
        <w:rPr>
          <w:noProof/>
        </w:rPr>
        <w:fldChar w:fldCharType="begin"/>
      </w:r>
      <w:r>
        <w:rPr>
          <w:noProof/>
        </w:rPr>
        <w:instrText xml:space="preserve"> PAGEREF _Toc442439894 \h </w:instrText>
      </w:r>
      <w:r>
        <w:rPr>
          <w:noProof/>
        </w:rPr>
      </w:r>
      <w:r>
        <w:rPr>
          <w:noProof/>
        </w:rPr>
        <w:fldChar w:fldCharType="separate"/>
      </w:r>
      <w:r>
        <w:rPr>
          <w:noProof/>
        </w:rPr>
        <w:t>7</w:t>
      </w:r>
      <w:r>
        <w:rPr>
          <w:noProof/>
        </w:rPr>
        <w:fldChar w:fldCharType="end"/>
      </w:r>
    </w:p>
    <w:p w14:paraId="31EDD007" w14:textId="77777777" w:rsidR="00FA41D0" w:rsidRDefault="00FA41D0">
      <w:pPr>
        <w:pStyle w:val="TableofFigures"/>
        <w:tabs>
          <w:tab w:val="right" w:leader="dot" w:pos="8630"/>
        </w:tabs>
        <w:rPr>
          <w:rFonts w:asciiTheme="minorHAnsi" w:eastAsiaTheme="minorEastAsia" w:hAnsiTheme="minorHAnsi" w:cstheme="minorBidi"/>
          <w:noProof/>
        </w:rPr>
      </w:pPr>
      <w:r w:rsidRPr="005E4EF5">
        <w:rPr>
          <w:b/>
          <w:noProof/>
          <w:color w:val="000000" w:themeColor="text1"/>
        </w:rPr>
        <w:t>Table 3: Staging VPC</w:t>
      </w:r>
      <w:r>
        <w:rPr>
          <w:noProof/>
        </w:rPr>
        <w:tab/>
      </w:r>
      <w:r>
        <w:rPr>
          <w:noProof/>
        </w:rPr>
        <w:fldChar w:fldCharType="begin"/>
      </w:r>
      <w:r>
        <w:rPr>
          <w:noProof/>
        </w:rPr>
        <w:instrText xml:space="preserve"> PAGEREF _Toc442439895 \h </w:instrText>
      </w:r>
      <w:r>
        <w:rPr>
          <w:noProof/>
        </w:rPr>
      </w:r>
      <w:r>
        <w:rPr>
          <w:noProof/>
        </w:rPr>
        <w:fldChar w:fldCharType="separate"/>
      </w:r>
      <w:r>
        <w:rPr>
          <w:noProof/>
        </w:rPr>
        <w:t>7</w:t>
      </w:r>
      <w:r>
        <w:rPr>
          <w:noProof/>
        </w:rPr>
        <w:fldChar w:fldCharType="end"/>
      </w:r>
    </w:p>
    <w:p w14:paraId="0B527004" w14:textId="77777777" w:rsidR="00FA41D0" w:rsidRDefault="00FA41D0">
      <w:pPr>
        <w:pStyle w:val="TableofFigures"/>
        <w:tabs>
          <w:tab w:val="right" w:leader="dot" w:pos="8630"/>
        </w:tabs>
        <w:rPr>
          <w:rFonts w:asciiTheme="minorHAnsi" w:eastAsiaTheme="minorEastAsia" w:hAnsiTheme="minorHAnsi" w:cstheme="minorBidi"/>
          <w:noProof/>
        </w:rPr>
      </w:pPr>
      <w:r w:rsidRPr="005E4EF5">
        <w:rPr>
          <w:b/>
          <w:noProof/>
          <w:color w:val="000000" w:themeColor="text1"/>
        </w:rPr>
        <w:t>Table 4: Production VPC</w:t>
      </w:r>
      <w:r>
        <w:rPr>
          <w:noProof/>
        </w:rPr>
        <w:tab/>
      </w:r>
      <w:r>
        <w:rPr>
          <w:noProof/>
        </w:rPr>
        <w:fldChar w:fldCharType="begin"/>
      </w:r>
      <w:r>
        <w:rPr>
          <w:noProof/>
        </w:rPr>
        <w:instrText xml:space="preserve"> PAGEREF _Toc442439896 \h </w:instrText>
      </w:r>
      <w:r>
        <w:rPr>
          <w:noProof/>
        </w:rPr>
      </w:r>
      <w:r>
        <w:rPr>
          <w:noProof/>
        </w:rPr>
        <w:fldChar w:fldCharType="separate"/>
      </w:r>
      <w:r>
        <w:rPr>
          <w:noProof/>
        </w:rPr>
        <w:t>8</w:t>
      </w:r>
      <w:r>
        <w:rPr>
          <w:noProof/>
        </w:rPr>
        <w:fldChar w:fldCharType="end"/>
      </w:r>
    </w:p>
    <w:p w14:paraId="74A00A43" w14:textId="77777777" w:rsidR="00FA41D0" w:rsidRDefault="00FA41D0">
      <w:pPr>
        <w:pStyle w:val="TableofFigures"/>
        <w:tabs>
          <w:tab w:val="right" w:leader="dot" w:pos="8630"/>
        </w:tabs>
        <w:rPr>
          <w:rFonts w:asciiTheme="minorHAnsi" w:eastAsiaTheme="minorEastAsia" w:hAnsiTheme="minorHAnsi" w:cstheme="minorBidi"/>
          <w:noProof/>
        </w:rPr>
      </w:pPr>
      <w:r w:rsidRPr="005E4EF5">
        <w:rPr>
          <w:b/>
          <w:noProof/>
          <w:color w:val="000000" w:themeColor="text1"/>
        </w:rPr>
        <w:t>Table 9: GitHub / Jenkins Plugin Installation</w:t>
      </w:r>
      <w:r>
        <w:rPr>
          <w:noProof/>
        </w:rPr>
        <w:tab/>
      </w:r>
      <w:r>
        <w:rPr>
          <w:noProof/>
        </w:rPr>
        <w:fldChar w:fldCharType="begin"/>
      </w:r>
      <w:r>
        <w:rPr>
          <w:noProof/>
        </w:rPr>
        <w:instrText xml:space="preserve"> PAGEREF _Toc442439897 \h </w:instrText>
      </w:r>
      <w:r>
        <w:rPr>
          <w:noProof/>
        </w:rPr>
      </w:r>
      <w:r>
        <w:rPr>
          <w:noProof/>
        </w:rPr>
        <w:fldChar w:fldCharType="separate"/>
      </w:r>
      <w:r>
        <w:rPr>
          <w:noProof/>
        </w:rPr>
        <w:t>10</w:t>
      </w:r>
      <w:r>
        <w:rPr>
          <w:noProof/>
        </w:rPr>
        <w:fldChar w:fldCharType="end"/>
      </w:r>
    </w:p>
    <w:p w14:paraId="3AB6B11D" w14:textId="77777777" w:rsidR="00FA41D0" w:rsidRDefault="00FA41D0">
      <w:pPr>
        <w:pStyle w:val="TableofFigures"/>
        <w:tabs>
          <w:tab w:val="right" w:leader="dot" w:pos="8630"/>
        </w:tabs>
        <w:rPr>
          <w:rFonts w:asciiTheme="minorHAnsi" w:eastAsiaTheme="minorEastAsia" w:hAnsiTheme="minorHAnsi" w:cstheme="minorBidi"/>
          <w:noProof/>
        </w:rPr>
      </w:pPr>
      <w:r w:rsidRPr="005E4EF5">
        <w:rPr>
          <w:b/>
          <w:noProof/>
          <w:color w:val="000000" w:themeColor="text1"/>
        </w:rPr>
        <w:t>Table 10: GitHub/ Jenkins Plugin Manual Installation</w:t>
      </w:r>
      <w:r>
        <w:rPr>
          <w:noProof/>
        </w:rPr>
        <w:tab/>
      </w:r>
      <w:r>
        <w:rPr>
          <w:noProof/>
        </w:rPr>
        <w:fldChar w:fldCharType="begin"/>
      </w:r>
      <w:r>
        <w:rPr>
          <w:noProof/>
        </w:rPr>
        <w:instrText xml:space="preserve"> PAGEREF _Toc442439898 \h </w:instrText>
      </w:r>
      <w:r>
        <w:rPr>
          <w:noProof/>
        </w:rPr>
      </w:r>
      <w:r>
        <w:rPr>
          <w:noProof/>
        </w:rPr>
        <w:fldChar w:fldCharType="separate"/>
      </w:r>
      <w:r>
        <w:rPr>
          <w:noProof/>
        </w:rPr>
        <w:t>11</w:t>
      </w:r>
      <w:r>
        <w:rPr>
          <w:noProof/>
        </w:rPr>
        <w:fldChar w:fldCharType="end"/>
      </w:r>
    </w:p>
    <w:p w14:paraId="0DB57A48" w14:textId="77777777" w:rsidR="00FA41D0" w:rsidRDefault="00FA41D0">
      <w:pPr>
        <w:pStyle w:val="TableofFigures"/>
        <w:tabs>
          <w:tab w:val="right" w:leader="dot" w:pos="8630"/>
        </w:tabs>
        <w:rPr>
          <w:rFonts w:asciiTheme="minorHAnsi" w:eastAsiaTheme="minorEastAsia" w:hAnsiTheme="minorHAnsi" w:cstheme="minorBidi"/>
          <w:noProof/>
        </w:rPr>
      </w:pPr>
      <w:r w:rsidRPr="005E4EF5">
        <w:rPr>
          <w:b/>
          <w:noProof/>
          <w:color w:val="000000" w:themeColor="text1"/>
        </w:rPr>
        <w:t>Table 11: Trigger to Build when GitHub Changes</w:t>
      </w:r>
      <w:r>
        <w:rPr>
          <w:noProof/>
        </w:rPr>
        <w:tab/>
      </w:r>
      <w:r>
        <w:rPr>
          <w:noProof/>
        </w:rPr>
        <w:fldChar w:fldCharType="begin"/>
      </w:r>
      <w:r>
        <w:rPr>
          <w:noProof/>
        </w:rPr>
        <w:instrText xml:space="preserve"> PAGEREF _Toc442439899 \h </w:instrText>
      </w:r>
      <w:r>
        <w:rPr>
          <w:noProof/>
        </w:rPr>
      </w:r>
      <w:r>
        <w:rPr>
          <w:noProof/>
        </w:rPr>
        <w:fldChar w:fldCharType="separate"/>
      </w:r>
      <w:r>
        <w:rPr>
          <w:noProof/>
        </w:rPr>
        <w:t>12</w:t>
      </w:r>
      <w:r>
        <w:rPr>
          <w:noProof/>
        </w:rPr>
        <w:fldChar w:fldCharType="end"/>
      </w:r>
    </w:p>
    <w:p w14:paraId="01BC6F03" w14:textId="77777777" w:rsidR="004561EF" w:rsidRDefault="00C35BFB">
      <w:pPr>
        <w:pStyle w:val="Normal1"/>
      </w:pPr>
      <w:r>
        <w:fldChar w:fldCharType="end"/>
      </w:r>
    </w:p>
    <w:p w14:paraId="34FB8375" w14:textId="77777777" w:rsidR="004F4A09" w:rsidRDefault="00B551A9">
      <w:pPr>
        <w:pStyle w:val="Normal1"/>
      </w:pPr>
      <w:hyperlink w:anchor="_Toc416948534"/>
    </w:p>
    <w:p w14:paraId="7E9086B2" w14:textId="418BD68E" w:rsidR="004F4A09" w:rsidRDefault="00B97AC0" w:rsidP="00622893">
      <w:pPr>
        <w:pStyle w:val="Heading1"/>
        <w:numPr>
          <w:ilvl w:val="0"/>
          <w:numId w:val="7"/>
        </w:numPr>
        <w:ind w:hanging="720"/>
      </w:pPr>
      <w:bookmarkStart w:id="2" w:name="h.1fob9te" w:colFirst="0" w:colLast="0"/>
      <w:bookmarkStart w:id="3" w:name="_Toc442439821"/>
      <w:bookmarkEnd w:id="2"/>
      <w:r>
        <w:t>Introduction</w:t>
      </w:r>
      <w:bookmarkEnd w:id="3"/>
      <w:r>
        <w:t xml:space="preserve"> </w:t>
      </w:r>
    </w:p>
    <w:p w14:paraId="098C68CF" w14:textId="77777777" w:rsidR="004F4A09" w:rsidRDefault="00B97AC0" w:rsidP="00622893">
      <w:pPr>
        <w:pStyle w:val="Heading2"/>
        <w:numPr>
          <w:ilvl w:val="1"/>
          <w:numId w:val="7"/>
        </w:numPr>
        <w:rPr>
          <w:sz w:val="28"/>
          <w:szCs w:val="28"/>
        </w:rPr>
      </w:pPr>
      <w:bookmarkStart w:id="4" w:name="h.3znysh7" w:colFirst="0" w:colLast="0"/>
      <w:bookmarkStart w:id="5" w:name="_Toc442439822"/>
      <w:bookmarkEnd w:id="4"/>
      <w:r>
        <w:t>Overview Of Software/System</w:t>
      </w:r>
      <w:bookmarkEnd w:id="5"/>
    </w:p>
    <w:p w14:paraId="6A9D7057" w14:textId="474C31CA" w:rsidR="004F4A09" w:rsidRDefault="00B97AC0">
      <w:pPr>
        <w:pStyle w:val="Normal1"/>
      </w:pPr>
      <w:r>
        <w:t xml:space="preserve">The System Installation Plan describes how the </w:t>
      </w:r>
      <w:r w:rsidR="00374DC0">
        <w:t>Prices Paid Portal (P3)</w:t>
      </w:r>
      <w:r>
        <w:t xml:space="preserve"> will be deployed, installed and transitioned into an operational system.  The plan contains an overview of the system, a brief description of the major tasks involved in the implementation, the overall resources needed to support the implementation effort (such as hardware, software. facilities, materials, and personnel), and any site-specific implementation requirements.  The plan is developed during the Design Phase and is updated during the Development Phase; the final version is provided in the Integration and Test Phase and is used for guidance during the Implementation Phase.</w:t>
      </w:r>
    </w:p>
    <w:p w14:paraId="34EB9AB7" w14:textId="2A3699EF" w:rsidR="004F4A09" w:rsidRDefault="00200228">
      <w:pPr>
        <w:pStyle w:val="Normal1"/>
      </w:pPr>
      <w:r>
        <w:t xml:space="preserve">GSA’s </w:t>
      </w:r>
      <w:r w:rsidR="00374DC0">
        <w:t>P3</w:t>
      </w:r>
      <w:r>
        <w:t xml:space="preserve"> team manages the </w:t>
      </w:r>
      <w:r w:rsidR="006C1211">
        <w:t>the Solr environment</w:t>
      </w:r>
      <w:r w:rsidR="00B97AC0">
        <w:t>.  Using the practice of frequent, iterative development we let customer feedback inform how and what we build.  </w:t>
      </w:r>
    </w:p>
    <w:p w14:paraId="4D9B218A" w14:textId="7E2AAD19" w:rsidR="004F4A09" w:rsidRDefault="00B97AC0" w:rsidP="005E0F80">
      <w:pPr>
        <w:pStyle w:val="Normal1"/>
        <w:numPr>
          <w:ilvl w:val="0"/>
          <w:numId w:val="2"/>
        </w:numPr>
        <w:ind w:hanging="360"/>
        <w:contextualSpacing/>
        <w:jc w:val="left"/>
      </w:pPr>
      <w:r>
        <w:t>G</w:t>
      </w:r>
      <w:r w:rsidRPr="005E0F80">
        <w:t xml:space="preserve">SA’s </w:t>
      </w:r>
      <w:r w:rsidR="00374DC0" w:rsidRPr="005E0F80">
        <w:t>P3</w:t>
      </w:r>
      <w:r w:rsidRPr="005E0F80">
        <w:t xml:space="preserve"> team is building the </w:t>
      </w:r>
      <w:r w:rsidR="006C1211" w:rsidRPr="005E0F80">
        <w:t>Prices Paid Portal</w:t>
      </w:r>
      <w:r w:rsidR="005E0F80">
        <w:t xml:space="preserve"> </w:t>
      </w:r>
      <w:r w:rsidR="005E0F80" w:rsidRPr="005E0F80">
        <w:t xml:space="preserve">Tool is our effort to provide greater visibility on the prices paid by government agencies for commonly purchased goods and services and related purchasing behaviors to the acquisition community, in order to support efforts to reduce total cost of ownership for these goods and services. </w:t>
      </w:r>
      <w:r w:rsidRPr="005E0F80">
        <w:br/>
        <w:t> </w:t>
      </w:r>
    </w:p>
    <w:p w14:paraId="53629AC6" w14:textId="100CE258" w:rsidR="004F4A09" w:rsidRDefault="00B97AC0" w:rsidP="00622893">
      <w:pPr>
        <w:pStyle w:val="Normal1"/>
        <w:numPr>
          <w:ilvl w:val="0"/>
          <w:numId w:val="2"/>
        </w:numPr>
        <w:ind w:hanging="360"/>
        <w:contextualSpacing/>
        <w:jc w:val="left"/>
      </w:pPr>
      <w:r>
        <w:t xml:space="preserve">We are a working example of the government’s adoption of Agile. The </w:t>
      </w:r>
      <w:r w:rsidR="00374DC0">
        <w:t>P3</w:t>
      </w:r>
      <w:r>
        <w:t xml:space="preserve"> team follows the principles of frequent iterative feedback from across government as we build the </w:t>
      </w:r>
      <w:r w:rsidR="006C1211">
        <w:t>Prices Paid Portal</w:t>
      </w:r>
      <w:r>
        <w:t xml:space="preserve"> using a collaborative and transparent process.  </w:t>
      </w:r>
      <w:r>
        <w:br/>
        <w:t>​</w:t>
      </w:r>
    </w:p>
    <w:p w14:paraId="5880A2E0" w14:textId="77777777" w:rsidR="004F4A09" w:rsidRDefault="00B97AC0" w:rsidP="00622893">
      <w:pPr>
        <w:pStyle w:val="Heading1"/>
        <w:numPr>
          <w:ilvl w:val="0"/>
          <w:numId w:val="7"/>
        </w:numPr>
      </w:pPr>
      <w:bookmarkStart w:id="6" w:name="_Toc442436154"/>
      <w:bookmarkStart w:id="7" w:name="_Toc442436571"/>
      <w:bookmarkStart w:id="8" w:name="_Toc442439823"/>
      <w:bookmarkStart w:id="9" w:name="_Toc442436155"/>
      <w:bookmarkStart w:id="10" w:name="_Toc442436572"/>
      <w:bookmarkStart w:id="11" w:name="_Toc442439824"/>
      <w:bookmarkStart w:id="12" w:name="h.2et92p0" w:colFirst="0" w:colLast="0"/>
      <w:bookmarkStart w:id="13" w:name="_Toc442439825"/>
      <w:bookmarkEnd w:id="6"/>
      <w:bookmarkEnd w:id="7"/>
      <w:bookmarkEnd w:id="8"/>
      <w:bookmarkEnd w:id="9"/>
      <w:bookmarkEnd w:id="10"/>
      <w:bookmarkEnd w:id="11"/>
      <w:bookmarkEnd w:id="12"/>
      <w:r>
        <w:lastRenderedPageBreak/>
        <w:t>System environment</w:t>
      </w:r>
      <w:bookmarkEnd w:id="13"/>
    </w:p>
    <w:p w14:paraId="59F55FD0" w14:textId="406B0679" w:rsidR="004F4A09" w:rsidRDefault="00B97AC0">
      <w:pPr>
        <w:pStyle w:val="Normal1"/>
      </w:pPr>
      <w:r>
        <w:t xml:space="preserve">The </w:t>
      </w:r>
      <w:r w:rsidR="00374DC0">
        <w:t>P3</w:t>
      </w:r>
      <w:r>
        <w:t xml:space="preserve"> Environment is hosted in Amazon AWS EC2.  There are currently 3 Virtual Private Clouds (VPC) that host the Development, Test</w:t>
      </w:r>
      <w:r w:rsidR="009B307C">
        <w:t>, Staging,</w:t>
      </w:r>
      <w:r>
        <w:t xml:space="preserve"> and Production environment.  The Development VPC consists of an Apache Webserver, </w:t>
      </w:r>
      <w:r w:rsidR="009B307C">
        <w:t xml:space="preserve">Jetty, Apache Tomcat, </w:t>
      </w:r>
      <w:r>
        <w:t>and Apache Solr.  The Test environment consists of an Apache Webserver,</w:t>
      </w:r>
      <w:r w:rsidR="009B307C">
        <w:t xml:space="preserve"> Jetty, Apache Tomcat, and Apache Solr</w:t>
      </w:r>
      <w:r>
        <w:t xml:space="preserve">.  The Production server consists of an Apache Webserver, </w:t>
      </w:r>
      <w:r w:rsidR="009B307C">
        <w:t>Jetty, Apache Tomcat, and Apache Solr</w:t>
      </w:r>
      <w:r>
        <w:t xml:space="preserve">. </w:t>
      </w:r>
    </w:p>
    <w:p w14:paraId="58A4519A" w14:textId="6B3638CA" w:rsidR="007C37D5" w:rsidRDefault="005864F3" w:rsidP="00622893">
      <w:pPr>
        <w:pStyle w:val="Heading2"/>
        <w:numPr>
          <w:ilvl w:val="1"/>
          <w:numId w:val="7"/>
        </w:numPr>
        <w:rPr>
          <w:ins w:id="14" w:author="Jason Jafarian" w:date="2016-02-17T17:29:00Z"/>
        </w:rPr>
      </w:pPr>
      <w:bookmarkStart w:id="15" w:name="h.tyjcwt" w:colFirst="0" w:colLast="0"/>
      <w:bookmarkStart w:id="16" w:name="_Toc442439826"/>
      <w:bookmarkEnd w:id="15"/>
      <w:r>
        <w:t>Instance Type REQUIREMENTS</w:t>
      </w:r>
      <w:bookmarkStart w:id="17" w:name="h.3dy6vkm" w:colFirst="0" w:colLast="0"/>
      <w:bookmarkEnd w:id="16"/>
      <w:bookmarkEnd w:id="17"/>
    </w:p>
    <w:p w14:paraId="1A2D9E0A" w14:textId="044B69AF" w:rsidR="00204ADB" w:rsidRDefault="00204ADB">
      <w:pPr>
        <w:pStyle w:val="Normal1"/>
        <w:shd w:val="clear" w:color="auto" w:fill="D9D9D9" w:themeFill="background1" w:themeFillShade="D9"/>
        <w:rPr>
          <w:ins w:id="18" w:author="Jason Jafarian" w:date="2016-02-17T17:29:00Z"/>
        </w:rPr>
        <w:pPrChange w:id="19" w:author="Jason Jafarian" w:date="2016-02-18T08:56:00Z">
          <w:pPr>
            <w:pStyle w:val="Heading2"/>
            <w:numPr>
              <w:numId w:val="7"/>
            </w:numPr>
            <w:ind w:left="720" w:firstLine="0"/>
          </w:pPr>
        </w:pPrChange>
      </w:pPr>
    </w:p>
    <w:p w14:paraId="0AE310EB" w14:textId="77777777" w:rsidR="00690EA3" w:rsidRDefault="00690EA3">
      <w:pPr>
        <w:pStyle w:val="Normal1"/>
        <w:ind w:left="6480" w:firstLine="720"/>
        <w:rPr>
          <w:ins w:id="20" w:author="Jason Jafarian" w:date="2016-02-18T14:43:00Z"/>
          <w:b/>
          <w:color w:val="000000" w:themeColor="text1"/>
        </w:rPr>
        <w:pPrChange w:id="21" w:author="Jason Jafarian" w:date="2016-02-18T14:41:00Z">
          <w:pPr>
            <w:pStyle w:val="Caption"/>
            <w:numPr>
              <w:numId w:val="7"/>
            </w:numPr>
            <w:ind w:left="720"/>
            <w:jc w:val="center"/>
          </w:pPr>
        </w:pPrChange>
      </w:pPr>
    </w:p>
    <w:p w14:paraId="283D1E07" w14:textId="2EBFB081" w:rsidR="00371A2A" w:rsidRDefault="00371A2A" w:rsidP="00B551A9">
      <w:pPr>
        <w:pStyle w:val="Normal1"/>
        <w:ind w:left="2160" w:firstLine="720"/>
        <w:rPr>
          <w:ins w:id="22" w:author="Jason Jafarian" w:date="2016-02-17T17:20:00Z"/>
          <w:b/>
          <w:color w:val="000000" w:themeColor="text1"/>
        </w:rPr>
        <w:pPrChange w:id="23" w:author="Jason Jafarian" w:date="2016-02-18T21:48:00Z">
          <w:pPr>
            <w:pStyle w:val="Caption"/>
            <w:numPr>
              <w:numId w:val="7"/>
            </w:numPr>
            <w:ind w:left="720"/>
            <w:jc w:val="center"/>
          </w:pPr>
        </w:pPrChange>
      </w:pPr>
      <w:ins w:id="24" w:author="Jason Jafarian" w:date="2016-02-17T17:20:00Z">
        <w:r w:rsidRPr="005864F3">
          <w:rPr>
            <w:b/>
            <w:color w:val="000000" w:themeColor="text1"/>
          </w:rPr>
          <w:t xml:space="preserve">Table </w:t>
        </w:r>
        <w:r w:rsidRPr="005864F3">
          <w:rPr>
            <w:b/>
            <w:i/>
            <w:color w:val="000000" w:themeColor="text1"/>
          </w:rPr>
          <w:fldChar w:fldCharType="begin"/>
        </w:r>
        <w:r w:rsidRPr="005864F3">
          <w:rPr>
            <w:b/>
            <w:color w:val="000000" w:themeColor="text1"/>
          </w:rPr>
          <w:instrText xml:space="preserve"> SEQ Table \* ARABIC </w:instrText>
        </w:r>
        <w:r w:rsidRPr="005864F3">
          <w:rPr>
            <w:b/>
            <w:i/>
            <w:color w:val="000000" w:themeColor="text1"/>
          </w:rPr>
          <w:fldChar w:fldCharType="separate"/>
        </w:r>
        <w:r>
          <w:rPr>
            <w:b/>
            <w:noProof/>
            <w:color w:val="000000" w:themeColor="text1"/>
          </w:rPr>
          <w:t>1</w:t>
        </w:r>
        <w:r w:rsidRPr="005864F3">
          <w:rPr>
            <w:b/>
            <w:i/>
            <w:color w:val="000000" w:themeColor="text1"/>
          </w:rPr>
          <w:fldChar w:fldCharType="end"/>
        </w:r>
        <w:r w:rsidRPr="005864F3">
          <w:rPr>
            <w:b/>
            <w:color w:val="000000" w:themeColor="text1"/>
          </w:rPr>
          <w:t xml:space="preserve">: </w:t>
        </w:r>
        <w:r>
          <w:rPr>
            <w:b/>
            <w:color w:val="000000" w:themeColor="text1"/>
          </w:rPr>
          <w:t>Development</w:t>
        </w:r>
        <w:r w:rsidRPr="005864F3">
          <w:rPr>
            <w:b/>
            <w:color w:val="000000" w:themeColor="text1"/>
          </w:rPr>
          <w:t xml:space="preserve"> VPC</w:t>
        </w:r>
      </w:ins>
    </w:p>
    <w:p w14:paraId="39CE5A45" w14:textId="77777777" w:rsidR="00371A2A" w:rsidRPr="00371A2A" w:rsidRDefault="00371A2A">
      <w:pPr>
        <w:pStyle w:val="Normal1"/>
        <w:ind w:left="7200"/>
        <w:rPr>
          <w:rPrChange w:id="25" w:author="Jason Jafarian" w:date="2016-02-17T17:19:00Z">
            <w:rPr>
              <w:sz w:val="28"/>
              <w:szCs w:val="28"/>
            </w:rPr>
          </w:rPrChange>
        </w:rPr>
        <w:pPrChange w:id="26" w:author="Jason Jafarian" w:date="2016-02-17T17:19:00Z">
          <w:pPr>
            <w:pStyle w:val="Heading2"/>
            <w:numPr>
              <w:numId w:val="7"/>
            </w:numPr>
            <w:ind w:left="720" w:firstLine="0"/>
          </w:pPr>
        </w:pPrChange>
      </w:pPr>
    </w:p>
    <w:tbl>
      <w:tblPr>
        <w:tblStyle w:val="a1"/>
        <w:tblW w:w="7308"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3204"/>
        <w:gridCol w:w="4104"/>
      </w:tblGrid>
      <w:tr w:rsidR="005864F3" w14:paraId="345CF173" w14:textId="77777777" w:rsidTr="00690EA3">
        <w:trPr>
          <w:jc w:val="center"/>
        </w:trPr>
        <w:tc>
          <w:tcPr>
            <w:tcW w:w="7308" w:type="dxa"/>
            <w:gridSpan w:val="2"/>
            <w:shd w:val="clear" w:color="auto" w:fill="BFBFBF"/>
          </w:tcPr>
          <w:p w14:paraId="2C7234B6" w14:textId="0C3238D4" w:rsidR="005864F3" w:rsidRPr="00690EA3" w:rsidRDefault="00D83B36" w:rsidP="00D83B36">
            <w:pPr>
              <w:pStyle w:val="Normal1"/>
              <w:spacing w:after="0"/>
              <w:jc w:val="left"/>
              <w:rPr>
                <w:color w:val="auto"/>
                <w:rPrChange w:id="27" w:author="Jason Jafarian" w:date="2016-02-18T14:45:00Z">
                  <w:rPr/>
                </w:rPrChange>
              </w:rPr>
            </w:pPr>
            <w:r>
              <w:rPr>
                <w:rFonts w:ascii="Arial" w:eastAsia="Arial" w:hAnsi="Arial" w:cs="Arial"/>
                <w:b/>
                <w:sz w:val="18"/>
                <w:szCs w:val="18"/>
              </w:rPr>
              <w:t xml:space="preserve">Banana Web </w:t>
            </w:r>
            <w:r w:rsidR="005864F3" w:rsidRPr="00690EA3">
              <w:rPr>
                <w:rFonts w:ascii="Arial" w:eastAsia="Arial" w:hAnsi="Arial" w:cs="Arial"/>
                <w:b/>
                <w:color w:val="auto"/>
                <w:sz w:val="18"/>
                <w:szCs w:val="18"/>
                <w:rPrChange w:id="28" w:author="Jason Jafarian" w:date="2016-02-18T14:47:00Z">
                  <w:rPr>
                    <w:rFonts w:ascii="Arial" w:eastAsia="Arial" w:hAnsi="Arial" w:cs="Arial"/>
                    <w:b/>
                    <w:sz w:val="18"/>
                    <w:szCs w:val="18"/>
                  </w:rPr>
                </w:rPrChange>
              </w:rPr>
              <w:t>Server</w:t>
            </w:r>
            <w:ins w:id="29" w:author="Jason Jafarian" w:date="2016-02-18T14:44:00Z">
              <w:r w:rsidR="00690EA3" w:rsidRPr="00690EA3">
                <w:rPr>
                  <w:rFonts w:ascii="Arial" w:eastAsia="Arial" w:hAnsi="Arial" w:cs="Arial"/>
                  <w:b/>
                  <w:color w:val="auto"/>
                  <w:sz w:val="18"/>
                  <w:szCs w:val="18"/>
                  <w:rPrChange w:id="30" w:author="Jason Jafarian" w:date="2016-02-18T14:47:00Z">
                    <w:rPr>
                      <w:rFonts w:ascii="Arial" w:eastAsia="Arial" w:hAnsi="Arial" w:cs="Arial"/>
                      <w:b/>
                      <w:sz w:val="18"/>
                      <w:szCs w:val="18"/>
                    </w:rPr>
                  </w:rPrChange>
                </w:rPr>
                <w:t xml:space="preserve"> </w:t>
              </w:r>
            </w:ins>
            <w:ins w:id="31" w:author="Jason Jafarian" w:date="2016-02-18T14:45:00Z">
              <w:r w:rsidR="00690EA3" w:rsidRPr="00690EA3">
                <w:rPr>
                  <w:rFonts w:ascii="Arial" w:eastAsia="Arial" w:hAnsi="Arial" w:cs="Arial"/>
                  <w:b/>
                  <w:color w:val="auto"/>
                  <w:sz w:val="18"/>
                  <w:szCs w:val="18"/>
                  <w:rPrChange w:id="32" w:author="Jason Jafarian" w:date="2016-02-18T14:47:00Z">
                    <w:rPr>
                      <w:rFonts w:ascii="Arial" w:eastAsia="Arial" w:hAnsi="Arial" w:cs="Arial"/>
                      <w:b/>
                      <w:sz w:val="18"/>
                      <w:szCs w:val="18"/>
                    </w:rPr>
                  </w:rPrChange>
                </w:rPr>
                <w:t>–</w:t>
              </w:r>
            </w:ins>
            <w:ins w:id="33" w:author="Jason Jafarian" w:date="2016-02-18T14:46:00Z">
              <w:r w:rsidR="00690EA3" w:rsidRPr="00690EA3">
                <w:rPr>
                  <w:rFonts w:ascii="Arial" w:eastAsia="Arial" w:hAnsi="Arial" w:cs="Arial"/>
                  <w:b/>
                  <w:color w:val="auto"/>
                  <w:sz w:val="18"/>
                  <w:szCs w:val="18"/>
                  <w:rPrChange w:id="34" w:author="Jason Jafarian" w:date="2016-02-18T14:47:00Z">
                    <w:rPr>
                      <w:rFonts w:ascii="Arial" w:eastAsia="Arial" w:hAnsi="Arial" w:cs="Arial"/>
                      <w:b/>
                      <w:sz w:val="18"/>
                      <w:szCs w:val="18"/>
                    </w:rPr>
                  </w:rPrChange>
                </w:rPr>
                <w:t xml:space="preserve"> AWS </w:t>
              </w:r>
            </w:ins>
            <w:ins w:id="35" w:author="Jason Jafarian" w:date="2016-02-18T21:48:00Z">
              <w:r w:rsidR="00B551A9" w:rsidRPr="00644675">
                <w:rPr>
                  <w:rFonts w:ascii="Arial" w:eastAsia="Arial" w:hAnsi="Arial" w:cs="Arial"/>
                  <w:b/>
                  <w:color w:val="auto"/>
                  <w:sz w:val="18"/>
                  <w:szCs w:val="18"/>
                </w:rPr>
                <w:t>type:</w:t>
              </w:r>
            </w:ins>
            <w:ins w:id="36" w:author="Jason Jafarian" w:date="2016-02-18T14:45:00Z">
              <w:r w:rsidR="00EF2644" w:rsidRPr="00EF2644">
                <w:rPr>
                  <w:rFonts w:ascii="Arial" w:eastAsia="Arial" w:hAnsi="Arial" w:cs="Arial"/>
                  <w:b/>
                  <w:color w:val="auto"/>
                  <w:sz w:val="18"/>
                  <w:szCs w:val="18"/>
                </w:rPr>
                <w:t xml:space="preserve"> m3. </w:t>
              </w:r>
            </w:ins>
            <w:ins w:id="37" w:author="Jason Jafarian" w:date="2016-02-18T14:58:00Z">
              <w:r w:rsidR="00EF2644">
                <w:rPr>
                  <w:rFonts w:ascii="Arial" w:eastAsia="Arial" w:hAnsi="Arial" w:cs="Arial"/>
                  <w:b/>
                  <w:color w:val="auto"/>
                  <w:sz w:val="18"/>
                  <w:szCs w:val="18"/>
                </w:rPr>
                <w:t>l</w:t>
              </w:r>
            </w:ins>
            <w:ins w:id="38" w:author="Jason Jafarian" w:date="2016-02-18T14:45:00Z">
              <w:r w:rsidR="00690EA3" w:rsidRPr="00690EA3">
                <w:rPr>
                  <w:rFonts w:ascii="Arial" w:eastAsia="Arial" w:hAnsi="Arial" w:cs="Arial"/>
                  <w:b/>
                  <w:color w:val="auto"/>
                  <w:sz w:val="18"/>
                  <w:szCs w:val="18"/>
                  <w:rPrChange w:id="39" w:author="Jason Jafarian" w:date="2016-02-18T14:47:00Z">
                    <w:rPr>
                      <w:rFonts w:ascii="Arial" w:eastAsia="Arial" w:hAnsi="Arial" w:cs="Arial"/>
                      <w:b/>
                      <w:sz w:val="18"/>
                      <w:szCs w:val="18"/>
                    </w:rPr>
                  </w:rPrChange>
                </w:rPr>
                <w:t>arge</w:t>
              </w:r>
            </w:ins>
          </w:p>
        </w:tc>
      </w:tr>
      <w:tr w:rsidR="00E32149" w14:paraId="17635574" w14:textId="77777777" w:rsidTr="00690EA3">
        <w:trPr>
          <w:jc w:val="center"/>
        </w:trPr>
        <w:tc>
          <w:tcPr>
            <w:tcW w:w="3204" w:type="dxa"/>
          </w:tcPr>
          <w:p w14:paraId="6CA79F9E" w14:textId="77777777" w:rsidR="00E32149" w:rsidRDefault="00E32149" w:rsidP="00E32149">
            <w:pPr>
              <w:pStyle w:val="Normal1"/>
              <w:spacing w:after="0"/>
              <w:jc w:val="left"/>
            </w:pPr>
            <w:r>
              <w:rPr>
                <w:rFonts w:ascii="Arial" w:eastAsia="Arial" w:hAnsi="Arial" w:cs="Arial"/>
                <w:b/>
                <w:i/>
                <w:sz w:val="18"/>
                <w:szCs w:val="18"/>
              </w:rPr>
              <w:t>Processor Type</w:t>
            </w:r>
          </w:p>
        </w:tc>
        <w:tc>
          <w:tcPr>
            <w:tcW w:w="4104" w:type="dxa"/>
          </w:tcPr>
          <w:p w14:paraId="75A35E3E" w14:textId="63555AFF" w:rsidR="00E32149" w:rsidRPr="00732991" w:rsidRDefault="00732991" w:rsidP="00E32149">
            <w:pPr>
              <w:pStyle w:val="Normal1"/>
              <w:spacing w:after="0"/>
              <w:jc w:val="left"/>
              <w:rPr>
                <w:rFonts w:ascii="Arial" w:hAnsi="Arial" w:cs="Arial"/>
                <w:sz w:val="18"/>
                <w:szCs w:val="18"/>
                <w:rPrChange w:id="40" w:author="Barber, Gary [USA]" w:date="2016-02-16T14:17:00Z">
                  <w:rPr/>
                </w:rPrChange>
              </w:rPr>
            </w:pPr>
            <w:ins w:id="41" w:author="Barber, Gary [USA]" w:date="2016-02-16T14:10:00Z">
              <w:r w:rsidRPr="00732991">
                <w:rPr>
                  <w:rFonts w:ascii="Arial" w:hAnsi="Arial" w:cs="Arial"/>
                  <w:sz w:val="18"/>
                  <w:szCs w:val="18"/>
                  <w:rPrChange w:id="42" w:author="Barber, Gary [USA]" w:date="2016-02-16T14:17:00Z">
                    <w:rPr/>
                  </w:rPrChange>
                </w:rPr>
                <w:t>2 vCPU</w:t>
              </w:r>
            </w:ins>
          </w:p>
        </w:tc>
      </w:tr>
      <w:tr w:rsidR="00E32149" w14:paraId="5A421F51" w14:textId="77777777" w:rsidTr="00690EA3">
        <w:trPr>
          <w:jc w:val="center"/>
        </w:trPr>
        <w:tc>
          <w:tcPr>
            <w:tcW w:w="3204" w:type="dxa"/>
          </w:tcPr>
          <w:p w14:paraId="58D21064" w14:textId="77777777" w:rsidR="00E32149" w:rsidRDefault="00E32149" w:rsidP="00E32149">
            <w:pPr>
              <w:pStyle w:val="Normal1"/>
              <w:spacing w:after="0"/>
              <w:jc w:val="left"/>
            </w:pPr>
            <w:r>
              <w:rPr>
                <w:rFonts w:ascii="Arial" w:eastAsia="Arial" w:hAnsi="Arial" w:cs="Arial"/>
                <w:b/>
                <w:i/>
                <w:sz w:val="18"/>
                <w:szCs w:val="18"/>
              </w:rPr>
              <w:t>System Memory</w:t>
            </w:r>
          </w:p>
        </w:tc>
        <w:tc>
          <w:tcPr>
            <w:tcW w:w="4104" w:type="dxa"/>
          </w:tcPr>
          <w:p w14:paraId="0DCBB096" w14:textId="25B9A203" w:rsidR="00E32149" w:rsidRPr="00732991" w:rsidRDefault="00732991" w:rsidP="00E32149">
            <w:pPr>
              <w:pStyle w:val="Normal1"/>
              <w:spacing w:after="0"/>
              <w:jc w:val="left"/>
              <w:rPr>
                <w:rFonts w:ascii="Arial" w:hAnsi="Arial" w:cs="Arial"/>
                <w:sz w:val="18"/>
                <w:szCs w:val="18"/>
                <w:rPrChange w:id="43" w:author="Barber, Gary [USA]" w:date="2016-02-16T14:17:00Z">
                  <w:rPr/>
                </w:rPrChange>
              </w:rPr>
            </w:pPr>
            <w:ins w:id="44" w:author="Barber, Gary [USA]" w:date="2016-02-16T14:14:00Z">
              <w:r w:rsidRPr="00732991">
                <w:rPr>
                  <w:rFonts w:ascii="Arial" w:hAnsi="Arial" w:cs="Arial"/>
                  <w:sz w:val="18"/>
                  <w:szCs w:val="18"/>
                  <w:rPrChange w:id="45" w:author="Barber, Gary [USA]" w:date="2016-02-16T14:17:00Z">
                    <w:rPr/>
                  </w:rPrChange>
                </w:rPr>
                <w:t>7.5 gb</w:t>
              </w:r>
            </w:ins>
          </w:p>
        </w:tc>
      </w:tr>
      <w:tr w:rsidR="00E32149" w14:paraId="4FA73518" w14:textId="77777777" w:rsidTr="00690EA3">
        <w:trPr>
          <w:trHeight w:val="197"/>
          <w:jc w:val="center"/>
        </w:trPr>
        <w:tc>
          <w:tcPr>
            <w:tcW w:w="3204" w:type="dxa"/>
          </w:tcPr>
          <w:p w14:paraId="35B84270" w14:textId="77777777" w:rsidR="00E32149" w:rsidRDefault="00E32149" w:rsidP="00E32149">
            <w:pPr>
              <w:pStyle w:val="Normal1"/>
              <w:spacing w:after="0"/>
              <w:jc w:val="left"/>
            </w:pPr>
            <w:r>
              <w:rPr>
                <w:rFonts w:ascii="Arial" w:eastAsia="Arial" w:hAnsi="Arial" w:cs="Arial"/>
                <w:b/>
                <w:i/>
                <w:sz w:val="18"/>
                <w:szCs w:val="18"/>
              </w:rPr>
              <w:t>Hard Disk Space</w:t>
            </w:r>
          </w:p>
        </w:tc>
        <w:tc>
          <w:tcPr>
            <w:tcW w:w="4104" w:type="dxa"/>
          </w:tcPr>
          <w:p w14:paraId="78D99E9F" w14:textId="03AFFB01" w:rsidR="00E32149" w:rsidRPr="00732991" w:rsidRDefault="00732991" w:rsidP="00732991">
            <w:pPr>
              <w:pStyle w:val="Normal1"/>
              <w:spacing w:after="0"/>
              <w:jc w:val="left"/>
              <w:rPr>
                <w:rFonts w:ascii="Arial" w:hAnsi="Arial" w:cs="Arial"/>
                <w:sz w:val="18"/>
                <w:szCs w:val="18"/>
                <w:rPrChange w:id="46" w:author="Barber, Gary [USA]" w:date="2016-02-16T14:17:00Z">
                  <w:rPr/>
                </w:rPrChange>
              </w:rPr>
            </w:pPr>
            <w:ins w:id="47" w:author="Barber, Gary [USA]" w:date="2016-02-16T14:14:00Z">
              <w:r w:rsidRPr="00732991">
                <w:rPr>
                  <w:rFonts w:ascii="Arial" w:hAnsi="Arial" w:cs="Arial"/>
                  <w:sz w:val="18"/>
                  <w:szCs w:val="18"/>
                  <w:rPrChange w:id="48" w:author="Barber, Gary [USA]" w:date="2016-02-16T14:17:00Z">
                    <w:rPr/>
                  </w:rPrChange>
                </w:rPr>
                <w:t>1 x 32 gb SSD</w:t>
              </w:r>
            </w:ins>
          </w:p>
        </w:tc>
      </w:tr>
      <w:tr w:rsidR="005864F3" w14:paraId="76F29F28" w14:textId="77777777" w:rsidTr="00690EA3">
        <w:trPr>
          <w:trHeight w:val="197"/>
          <w:jc w:val="center"/>
        </w:trPr>
        <w:tc>
          <w:tcPr>
            <w:tcW w:w="7308" w:type="dxa"/>
            <w:gridSpan w:val="2"/>
            <w:shd w:val="clear" w:color="auto" w:fill="BFBFBF" w:themeFill="background1" w:themeFillShade="BF"/>
          </w:tcPr>
          <w:p w14:paraId="582DFA92" w14:textId="69A2D03C" w:rsidR="005864F3" w:rsidRDefault="00D83B36">
            <w:pPr>
              <w:pStyle w:val="Normal1"/>
              <w:spacing w:after="0"/>
              <w:jc w:val="left"/>
              <w:rPr>
                <w:rFonts w:ascii="Arial" w:eastAsia="Arial" w:hAnsi="Arial" w:cs="Arial"/>
                <w:i/>
                <w:sz w:val="18"/>
                <w:szCs w:val="18"/>
              </w:rPr>
            </w:pPr>
            <w:r>
              <w:rPr>
                <w:rFonts w:ascii="Arial" w:eastAsia="Arial" w:hAnsi="Arial" w:cs="Arial"/>
                <w:b/>
                <w:sz w:val="18"/>
                <w:szCs w:val="18"/>
              </w:rPr>
              <w:t>Solr</w:t>
            </w:r>
            <w:r w:rsidR="005864F3">
              <w:rPr>
                <w:rFonts w:ascii="Arial" w:eastAsia="Arial" w:hAnsi="Arial" w:cs="Arial"/>
                <w:b/>
                <w:sz w:val="18"/>
                <w:szCs w:val="18"/>
              </w:rPr>
              <w:t xml:space="preserve"> Server</w:t>
            </w:r>
            <w:ins w:id="49" w:author="Jason Jafarian" w:date="2016-02-18T14:57:00Z">
              <w:r w:rsidR="00EF2644" w:rsidRPr="004D2D90">
                <w:rPr>
                  <w:rFonts w:ascii="Arial" w:eastAsia="Arial" w:hAnsi="Arial" w:cs="Arial"/>
                  <w:b/>
                  <w:color w:val="auto"/>
                  <w:sz w:val="18"/>
                  <w:szCs w:val="18"/>
                </w:rPr>
                <w:t xml:space="preserve">– AWS </w:t>
              </w:r>
            </w:ins>
            <w:ins w:id="50" w:author="Jason Jafarian" w:date="2016-02-18T21:48:00Z">
              <w:r w:rsidR="00B551A9" w:rsidRPr="004D2D90">
                <w:rPr>
                  <w:rFonts w:ascii="Arial" w:eastAsia="Arial" w:hAnsi="Arial" w:cs="Arial"/>
                  <w:b/>
                  <w:color w:val="auto"/>
                  <w:sz w:val="18"/>
                  <w:szCs w:val="18"/>
                </w:rPr>
                <w:t>type:</w:t>
              </w:r>
            </w:ins>
            <w:ins w:id="51" w:author="Jason Jafarian" w:date="2016-02-18T14:57:00Z">
              <w:r w:rsidR="00EF2644" w:rsidRPr="004D2D90">
                <w:rPr>
                  <w:rFonts w:ascii="Arial" w:eastAsia="Arial" w:hAnsi="Arial" w:cs="Arial"/>
                  <w:b/>
                  <w:color w:val="auto"/>
                  <w:sz w:val="18"/>
                  <w:szCs w:val="18"/>
                </w:rPr>
                <w:t xml:space="preserve"> m3. </w:t>
              </w:r>
            </w:ins>
            <w:ins w:id="52" w:author="Jason Jafarian" w:date="2016-02-18T14:58:00Z">
              <w:r w:rsidR="00EF2644">
                <w:rPr>
                  <w:rFonts w:ascii="Arial" w:eastAsia="Arial" w:hAnsi="Arial" w:cs="Arial"/>
                  <w:b/>
                  <w:color w:val="auto"/>
                  <w:sz w:val="18"/>
                  <w:szCs w:val="18"/>
                </w:rPr>
                <w:t>x</w:t>
              </w:r>
            </w:ins>
            <w:ins w:id="53" w:author="Jason Jafarian" w:date="2016-02-18T14:57:00Z">
              <w:r w:rsidR="00EF2644">
                <w:rPr>
                  <w:rFonts w:ascii="Arial" w:eastAsia="Arial" w:hAnsi="Arial" w:cs="Arial"/>
                  <w:b/>
                  <w:color w:val="auto"/>
                  <w:sz w:val="18"/>
                  <w:szCs w:val="18"/>
                </w:rPr>
                <w:t>l</w:t>
              </w:r>
              <w:r w:rsidR="00EF2644" w:rsidRPr="004D2D90">
                <w:rPr>
                  <w:rFonts w:ascii="Arial" w:eastAsia="Arial" w:hAnsi="Arial" w:cs="Arial"/>
                  <w:b/>
                  <w:color w:val="auto"/>
                  <w:sz w:val="18"/>
                  <w:szCs w:val="18"/>
                </w:rPr>
                <w:t>arge</w:t>
              </w:r>
            </w:ins>
          </w:p>
        </w:tc>
      </w:tr>
      <w:tr w:rsidR="00732991" w14:paraId="6ED07100" w14:textId="77777777" w:rsidTr="00690EA3">
        <w:trPr>
          <w:trHeight w:val="233"/>
          <w:jc w:val="center"/>
        </w:trPr>
        <w:tc>
          <w:tcPr>
            <w:tcW w:w="3204" w:type="dxa"/>
            <w:shd w:val="clear" w:color="auto" w:fill="auto"/>
          </w:tcPr>
          <w:p w14:paraId="4043EAC3" w14:textId="3C3CDA54" w:rsidR="00732991" w:rsidRDefault="00732991" w:rsidP="00732991">
            <w:pPr>
              <w:pStyle w:val="Normal1"/>
              <w:spacing w:after="0"/>
              <w:jc w:val="left"/>
              <w:rPr>
                <w:rFonts w:ascii="Arial" w:eastAsia="Arial" w:hAnsi="Arial" w:cs="Arial"/>
                <w:b/>
                <w:sz w:val="18"/>
                <w:szCs w:val="18"/>
              </w:rPr>
            </w:pPr>
            <w:r>
              <w:rPr>
                <w:rFonts w:ascii="Arial" w:eastAsia="Arial" w:hAnsi="Arial" w:cs="Arial"/>
                <w:b/>
                <w:i/>
                <w:sz w:val="18"/>
                <w:szCs w:val="18"/>
              </w:rPr>
              <w:t>Processor Type</w:t>
            </w:r>
          </w:p>
        </w:tc>
        <w:tc>
          <w:tcPr>
            <w:tcW w:w="4104" w:type="dxa"/>
            <w:shd w:val="clear" w:color="auto" w:fill="auto"/>
          </w:tcPr>
          <w:p w14:paraId="15BC2B29" w14:textId="482DBE45" w:rsidR="00732991" w:rsidRPr="007F5D7C" w:rsidRDefault="00732991" w:rsidP="00732991">
            <w:pPr>
              <w:pStyle w:val="Normal1"/>
              <w:spacing w:after="0"/>
              <w:jc w:val="left"/>
              <w:rPr>
                <w:rFonts w:ascii="Arial" w:eastAsia="Arial" w:hAnsi="Arial" w:cs="Arial"/>
                <w:b/>
                <w:sz w:val="18"/>
                <w:szCs w:val="18"/>
              </w:rPr>
            </w:pPr>
            <w:ins w:id="54" w:author="Barber, Gary [USA]" w:date="2016-02-16T14:17:00Z">
              <w:r w:rsidRPr="00732991">
                <w:rPr>
                  <w:rFonts w:ascii="Arial" w:hAnsi="Arial" w:cs="Arial"/>
                  <w:sz w:val="18"/>
                  <w:szCs w:val="18"/>
                  <w:rPrChange w:id="55" w:author="Barber, Gary [USA]" w:date="2016-02-16T14:17:00Z">
                    <w:rPr/>
                  </w:rPrChange>
                </w:rPr>
                <w:t>4 vCPU</w:t>
              </w:r>
            </w:ins>
            <w:del w:id="56" w:author="Barber, Gary [USA]" w:date="2016-02-16T13:34:00Z">
              <w:r w:rsidRPr="007F5D7C" w:rsidDel="00E733DE">
                <w:rPr>
                  <w:rFonts w:ascii="Arial" w:eastAsia="Arial" w:hAnsi="Arial" w:cs="Arial"/>
                  <w:i/>
                  <w:sz w:val="18"/>
                  <w:szCs w:val="18"/>
                </w:rPr>
                <w:delText>Intel Core 2 Duo – 6700</w:delText>
              </w:r>
            </w:del>
          </w:p>
        </w:tc>
      </w:tr>
      <w:tr w:rsidR="00732991" w14:paraId="02E9AE54" w14:textId="77777777" w:rsidTr="00690EA3">
        <w:trPr>
          <w:trHeight w:val="206"/>
          <w:jc w:val="center"/>
        </w:trPr>
        <w:tc>
          <w:tcPr>
            <w:tcW w:w="3204" w:type="dxa"/>
            <w:shd w:val="clear" w:color="auto" w:fill="auto"/>
          </w:tcPr>
          <w:p w14:paraId="2346F7EC" w14:textId="3A2D708A" w:rsidR="00732991" w:rsidRDefault="00732991" w:rsidP="00732991">
            <w:pPr>
              <w:pStyle w:val="Normal1"/>
              <w:spacing w:after="0"/>
              <w:jc w:val="left"/>
              <w:rPr>
                <w:rFonts w:ascii="Arial" w:eastAsia="Arial" w:hAnsi="Arial" w:cs="Arial"/>
                <w:b/>
                <w:i/>
                <w:sz w:val="18"/>
                <w:szCs w:val="18"/>
              </w:rPr>
            </w:pPr>
            <w:r>
              <w:rPr>
                <w:rFonts w:ascii="Arial" w:eastAsia="Arial" w:hAnsi="Arial" w:cs="Arial"/>
                <w:b/>
                <w:i/>
                <w:sz w:val="18"/>
                <w:szCs w:val="18"/>
              </w:rPr>
              <w:t>System Memory</w:t>
            </w:r>
          </w:p>
        </w:tc>
        <w:tc>
          <w:tcPr>
            <w:tcW w:w="4104" w:type="dxa"/>
            <w:shd w:val="clear" w:color="auto" w:fill="auto"/>
          </w:tcPr>
          <w:p w14:paraId="74A1EC0D" w14:textId="1DE93329" w:rsidR="00732991" w:rsidRPr="00732991" w:rsidRDefault="00732991" w:rsidP="00732991">
            <w:pPr>
              <w:pStyle w:val="Normal1"/>
              <w:spacing w:after="0"/>
              <w:jc w:val="left"/>
              <w:rPr>
                <w:rFonts w:ascii="Arial" w:eastAsia="Arial" w:hAnsi="Arial" w:cs="Arial"/>
                <w:i/>
                <w:sz w:val="18"/>
                <w:szCs w:val="18"/>
              </w:rPr>
            </w:pPr>
            <w:ins w:id="57" w:author="Barber, Gary [USA]" w:date="2016-02-16T14:17:00Z">
              <w:r w:rsidRPr="00732991">
                <w:rPr>
                  <w:rFonts w:ascii="Arial" w:hAnsi="Arial" w:cs="Arial"/>
                  <w:sz w:val="18"/>
                  <w:szCs w:val="18"/>
                  <w:rPrChange w:id="58" w:author="Barber, Gary [USA]" w:date="2016-02-16T14:17:00Z">
                    <w:rPr/>
                  </w:rPrChange>
                </w:rPr>
                <w:t>15 gb memory</w:t>
              </w:r>
            </w:ins>
            <w:del w:id="59" w:author="Barber, Gary [USA]" w:date="2016-02-16T13:34:00Z">
              <w:r w:rsidRPr="007F5D7C" w:rsidDel="00E733DE">
                <w:rPr>
                  <w:rFonts w:ascii="Arial" w:eastAsia="Arial" w:hAnsi="Arial" w:cs="Arial"/>
                  <w:i/>
                  <w:sz w:val="18"/>
                  <w:szCs w:val="18"/>
                </w:rPr>
                <w:delText>4GB of Cosair Memory at 800MHZ</w:delText>
              </w:r>
            </w:del>
          </w:p>
        </w:tc>
      </w:tr>
      <w:tr w:rsidR="00E32149" w14:paraId="401EAEF7" w14:textId="77777777" w:rsidTr="00690EA3">
        <w:trPr>
          <w:trHeight w:val="206"/>
          <w:jc w:val="center"/>
        </w:trPr>
        <w:tc>
          <w:tcPr>
            <w:tcW w:w="3204" w:type="dxa"/>
            <w:shd w:val="clear" w:color="auto" w:fill="auto"/>
          </w:tcPr>
          <w:p w14:paraId="12A1CD81" w14:textId="3959E20B" w:rsidR="00E32149" w:rsidRDefault="00E32149" w:rsidP="00E32149">
            <w:pPr>
              <w:pStyle w:val="Normal1"/>
              <w:spacing w:after="0"/>
              <w:jc w:val="left"/>
              <w:rPr>
                <w:rFonts w:ascii="Arial" w:eastAsia="Arial" w:hAnsi="Arial" w:cs="Arial"/>
                <w:b/>
                <w:i/>
                <w:sz w:val="18"/>
                <w:szCs w:val="18"/>
              </w:rPr>
            </w:pPr>
            <w:r>
              <w:rPr>
                <w:rFonts w:ascii="Arial" w:eastAsia="Arial" w:hAnsi="Arial" w:cs="Arial"/>
                <w:b/>
                <w:i/>
                <w:sz w:val="18"/>
                <w:szCs w:val="18"/>
              </w:rPr>
              <w:t>Hard Disk Space</w:t>
            </w:r>
          </w:p>
        </w:tc>
        <w:tc>
          <w:tcPr>
            <w:tcW w:w="4104" w:type="dxa"/>
            <w:shd w:val="clear" w:color="auto" w:fill="auto"/>
          </w:tcPr>
          <w:p w14:paraId="645586BB" w14:textId="72F6AA2E" w:rsidR="00E32149" w:rsidRPr="00732991" w:rsidRDefault="00732991" w:rsidP="00E32149">
            <w:pPr>
              <w:pStyle w:val="Normal1"/>
              <w:spacing w:after="0"/>
              <w:jc w:val="left"/>
              <w:rPr>
                <w:rFonts w:ascii="Arial" w:eastAsia="Arial" w:hAnsi="Arial" w:cs="Arial"/>
                <w:sz w:val="18"/>
                <w:szCs w:val="18"/>
                <w:rPrChange w:id="60" w:author="Barber, Gary [USA]" w:date="2016-02-16T14:17:00Z">
                  <w:rPr>
                    <w:rFonts w:ascii="Arial" w:eastAsia="Arial" w:hAnsi="Arial" w:cs="Arial"/>
                    <w:i/>
                    <w:sz w:val="18"/>
                    <w:szCs w:val="18"/>
                  </w:rPr>
                </w:rPrChange>
              </w:rPr>
            </w:pPr>
            <w:ins w:id="61" w:author="Barber, Gary [USA]" w:date="2016-02-16T14:17:00Z">
              <w:r w:rsidRPr="00732991">
                <w:rPr>
                  <w:rFonts w:ascii="Arial" w:eastAsia="Arial" w:hAnsi="Arial" w:cs="Arial"/>
                  <w:sz w:val="18"/>
                  <w:szCs w:val="18"/>
                  <w:rPrChange w:id="62" w:author="Barber, Gary [USA]" w:date="2016-02-16T14:17:00Z">
                    <w:rPr>
                      <w:rFonts w:ascii="Arial" w:eastAsia="Arial" w:hAnsi="Arial" w:cs="Arial"/>
                      <w:i/>
                      <w:sz w:val="18"/>
                      <w:szCs w:val="18"/>
                    </w:rPr>
                  </w:rPrChange>
                </w:rPr>
                <w:t>2x40 gb SSD</w:t>
              </w:r>
            </w:ins>
            <w:del w:id="63" w:author="Barber, Gary [USA]" w:date="2016-02-16T13:34:00Z">
              <w:r w:rsidR="00E32149" w:rsidRPr="00732991" w:rsidDel="00E733DE">
                <w:rPr>
                  <w:rFonts w:ascii="Arial" w:eastAsia="Arial" w:hAnsi="Arial" w:cs="Arial"/>
                  <w:sz w:val="18"/>
                  <w:szCs w:val="18"/>
                  <w:rPrChange w:id="64" w:author="Barber, Gary [USA]" w:date="2016-02-16T14:17:00Z">
                    <w:rPr>
                      <w:rFonts w:ascii="Arial" w:eastAsia="Arial" w:hAnsi="Arial" w:cs="Arial"/>
                      <w:i/>
                      <w:sz w:val="18"/>
                      <w:szCs w:val="18"/>
                    </w:rPr>
                  </w:rPrChange>
                </w:rPr>
                <w:delText>3 500GB drives in a RAID 0 arrangement</w:delText>
              </w:r>
            </w:del>
          </w:p>
        </w:tc>
      </w:tr>
      <w:tr w:rsidR="00E32149" w14:paraId="03CC754D" w14:textId="77777777" w:rsidTr="00690EA3">
        <w:trPr>
          <w:trHeight w:val="206"/>
          <w:jc w:val="center"/>
        </w:trPr>
        <w:tc>
          <w:tcPr>
            <w:tcW w:w="3204" w:type="dxa"/>
            <w:shd w:val="clear" w:color="auto" w:fill="FFFFFF" w:themeFill="background1"/>
          </w:tcPr>
          <w:p w14:paraId="60AF1F52" w14:textId="7D54DBBC" w:rsidR="00E32149" w:rsidRDefault="00E32149">
            <w:pPr>
              <w:pStyle w:val="Normal1"/>
              <w:spacing w:after="0"/>
              <w:jc w:val="left"/>
              <w:rPr>
                <w:rFonts w:ascii="Arial" w:eastAsia="Arial" w:hAnsi="Arial" w:cs="Arial"/>
                <w:b/>
                <w:i/>
                <w:sz w:val="18"/>
                <w:szCs w:val="18"/>
              </w:rPr>
            </w:pPr>
            <w:r>
              <w:rPr>
                <w:rFonts w:ascii="Arial" w:eastAsia="Arial" w:hAnsi="Arial" w:cs="Arial"/>
                <w:b/>
                <w:i/>
                <w:sz w:val="18"/>
                <w:szCs w:val="18"/>
              </w:rPr>
              <w:t>Open Ports</w:t>
            </w:r>
          </w:p>
        </w:tc>
        <w:tc>
          <w:tcPr>
            <w:tcW w:w="4104" w:type="dxa"/>
            <w:shd w:val="clear" w:color="auto" w:fill="auto"/>
          </w:tcPr>
          <w:p w14:paraId="39516CEC" w14:textId="168C406E" w:rsidR="00E32149" w:rsidRDefault="00E32149">
            <w:pPr>
              <w:pStyle w:val="Normal1"/>
              <w:spacing w:after="0"/>
              <w:jc w:val="left"/>
              <w:rPr>
                <w:rFonts w:ascii="Arial" w:eastAsia="Arial" w:hAnsi="Arial" w:cs="Arial"/>
                <w:i/>
                <w:sz w:val="18"/>
                <w:szCs w:val="18"/>
              </w:rPr>
            </w:pPr>
            <w:r w:rsidRPr="00E32149">
              <w:rPr>
                <w:rFonts w:ascii="Arial" w:eastAsia="Arial" w:hAnsi="Arial" w:cs="Arial"/>
                <w:i/>
                <w:sz w:val="18"/>
                <w:szCs w:val="18"/>
              </w:rPr>
              <w:t>22, 8764, 8765, 8983, 8984, 7984, 7983, 8764, 7764</w:t>
            </w:r>
          </w:p>
        </w:tc>
      </w:tr>
      <w:tr w:rsidR="00D83B36" w14:paraId="02DBB720" w14:textId="77777777" w:rsidTr="00690EA3">
        <w:trPr>
          <w:trHeight w:val="206"/>
          <w:jc w:val="center"/>
        </w:trPr>
        <w:tc>
          <w:tcPr>
            <w:tcW w:w="7308" w:type="dxa"/>
            <w:gridSpan w:val="2"/>
            <w:shd w:val="clear" w:color="auto" w:fill="BFBFBF" w:themeFill="background1" w:themeFillShade="BF"/>
          </w:tcPr>
          <w:p w14:paraId="0445BFCC" w14:textId="09997392" w:rsidR="00D83B36" w:rsidRDefault="00D83B36">
            <w:pPr>
              <w:pStyle w:val="Normal1"/>
              <w:spacing w:after="0"/>
              <w:jc w:val="left"/>
              <w:rPr>
                <w:rFonts w:ascii="Arial" w:eastAsia="Arial" w:hAnsi="Arial" w:cs="Arial"/>
                <w:i/>
                <w:sz w:val="18"/>
                <w:szCs w:val="18"/>
              </w:rPr>
            </w:pPr>
            <w:r>
              <w:rPr>
                <w:rFonts w:ascii="Arial" w:eastAsia="Arial" w:hAnsi="Arial" w:cs="Arial"/>
                <w:b/>
                <w:sz w:val="18"/>
                <w:szCs w:val="18"/>
              </w:rPr>
              <w:t>Solr Server</w:t>
            </w:r>
            <w:ins w:id="65" w:author="Jason Jafarian" w:date="2016-02-18T14:59:00Z">
              <w:r w:rsidR="00EF2644" w:rsidRPr="004D2D90">
                <w:rPr>
                  <w:rFonts w:ascii="Arial" w:eastAsia="Arial" w:hAnsi="Arial" w:cs="Arial"/>
                  <w:b/>
                  <w:color w:val="auto"/>
                  <w:sz w:val="18"/>
                  <w:szCs w:val="18"/>
                </w:rPr>
                <w:t xml:space="preserve">– AWS </w:t>
              </w:r>
            </w:ins>
            <w:ins w:id="66" w:author="Jason Jafarian" w:date="2016-02-18T21:48:00Z">
              <w:r w:rsidR="00B551A9" w:rsidRPr="004D2D90">
                <w:rPr>
                  <w:rFonts w:ascii="Arial" w:eastAsia="Arial" w:hAnsi="Arial" w:cs="Arial"/>
                  <w:b/>
                  <w:color w:val="auto"/>
                  <w:sz w:val="18"/>
                  <w:szCs w:val="18"/>
                </w:rPr>
                <w:t>type:</w:t>
              </w:r>
            </w:ins>
            <w:ins w:id="67" w:author="Jason Jafarian" w:date="2016-02-18T14:59:00Z">
              <w:r w:rsidR="00EF2644" w:rsidRPr="004D2D90">
                <w:rPr>
                  <w:rFonts w:ascii="Arial" w:eastAsia="Arial" w:hAnsi="Arial" w:cs="Arial"/>
                  <w:b/>
                  <w:color w:val="auto"/>
                  <w:sz w:val="18"/>
                  <w:szCs w:val="18"/>
                </w:rPr>
                <w:t xml:space="preserve"> m3. </w:t>
              </w:r>
              <w:r w:rsidR="00EF2644">
                <w:rPr>
                  <w:rFonts w:ascii="Arial" w:eastAsia="Arial" w:hAnsi="Arial" w:cs="Arial"/>
                  <w:b/>
                  <w:color w:val="auto"/>
                  <w:sz w:val="18"/>
                  <w:szCs w:val="18"/>
                </w:rPr>
                <w:t>xl</w:t>
              </w:r>
              <w:r w:rsidR="00EF2644" w:rsidRPr="004D2D90">
                <w:rPr>
                  <w:rFonts w:ascii="Arial" w:eastAsia="Arial" w:hAnsi="Arial" w:cs="Arial"/>
                  <w:b/>
                  <w:color w:val="auto"/>
                  <w:sz w:val="18"/>
                  <w:szCs w:val="18"/>
                </w:rPr>
                <w:t>arge</w:t>
              </w:r>
            </w:ins>
          </w:p>
        </w:tc>
      </w:tr>
      <w:tr w:rsidR="00D623BC" w14:paraId="7BA394DE" w14:textId="77777777" w:rsidTr="00690EA3">
        <w:trPr>
          <w:trHeight w:val="206"/>
          <w:jc w:val="center"/>
        </w:trPr>
        <w:tc>
          <w:tcPr>
            <w:tcW w:w="3204" w:type="dxa"/>
            <w:shd w:val="clear" w:color="auto" w:fill="auto"/>
          </w:tcPr>
          <w:p w14:paraId="420CFB13" w14:textId="6AD41807" w:rsidR="00D623BC" w:rsidRDefault="00D623BC" w:rsidP="00D623BC">
            <w:pPr>
              <w:pStyle w:val="Normal1"/>
              <w:spacing w:after="0"/>
              <w:jc w:val="left"/>
              <w:rPr>
                <w:rFonts w:ascii="Arial" w:eastAsia="Arial" w:hAnsi="Arial" w:cs="Arial"/>
                <w:b/>
                <w:i/>
                <w:sz w:val="18"/>
                <w:szCs w:val="18"/>
              </w:rPr>
            </w:pPr>
            <w:r>
              <w:rPr>
                <w:rFonts w:ascii="Arial" w:eastAsia="Arial" w:hAnsi="Arial" w:cs="Arial"/>
                <w:b/>
                <w:i/>
                <w:sz w:val="18"/>
                <w:szCs w:val="18"/>
              </w:rPr>
              <w:t>Processor Type</w:t>
            </w:r>
          </w:p>
        </w:tc>
        <w:tc>
          <w:tcPr>
            <w:tcW w:w="4104" w:type="dxa"/>
            <w:shd w:val="clear" w:color="auto" w:fill="auto"/>
          </w:tcPr>
          <w:p w14:paraId="0708E771" w14:textId="4DD58A30" w:rsidR="00D623BC" w:rsidRDefault="00D623BC" w:rsidP="00D623BC">
            <w:pPr>
              <w:pStyle w:val="Normal1"/>
              <w:spacing w:after="0"/>
              <w:jc w:val="left"/>
              <w:rPr>
                <w:rFonts w:ascii="Arial" w:eastAsia="Arial" w:hAnsi="Arial" w:cs="Arial"/>
                <w:i/>
                <w:sz w:val="18"/>
                <w:szCs w:val="18"/>
              </w:rPr>
            </w:pPr>
            <w:ins w:id="68" w:author="Barber, Gary [USA]" w:date="2016-02-16T14:34:00Z">
              <w:r w:rsidRPr="007E08E3">
                <w:rPr>
                  <w:rFonts w:ascii="Arial" w:hAnsi="Arial" w:cs="Arial"/>
                  <w:sz w:val="18"/>
                  <w:szCs w:val="18"/>
                </w:rPr>
                <w:t>4 vCPU</w:t>
              </w:r>
            </w:ins>
            <w:del w:id="69" w:author="Barber, Gary [USA]" w:date="2016-02-16T14:34:00Z">
              <w:r w:rsidDel="00696984">
                <w:rPr>
                  <w:rFonts w:ascii="Arial" w:eastAsia="Arial" w:hAnsi="Arial" w:cs="Arial"/>
                  <w:i/>
                  <w:sz w:val="18"/>
                  <w:szCs w:val="18"/>
                </w:rPr>
                <w:delText>Intel Core 2 Duo – 6700</w:delText>
              </w:r>
            </w:del>
          </w:p>
        </w:tc>
      </w:tr>
      <w:tr w:rsidR="00D623BC" w14:paraId="446C2B1C" w14:textId="77777777" w:rsidTr="00690EA3">
        <w:trPr>
          <w:trHeight w:val="224"/>
          <w:jc w:val="center"/>
        </w:trPr>
        <w:tc>
          <w:tcPr>
            <w:tcW w:w="3204" w:type="dxa"/>
            <w:shd w:val="clear" w:color="auto" w:fill="auto"/>
          </w:tcPr>
          <w:p w14:paraId="4D92F90A" w14:textId="65AAC053" w:rsidR="00D623BC" w:rsidRDefault="00D623BC" w:rsidP="00D623BC">
            <w:pPr>
              <w:pStyle w:val="Normal1"/>
              <w:spacing w:after="0"/>
              <w:jc w:val="left"/>
              <w:rPr>
                <w:rFonts w:ascii="Arial" w:eastAsia="Arial" w:hAnsi="Arial" w:cs="Arial"/>
                <w:b/>
                <w:i/>
                <w:sz w:val="18"/>
                <w:szCs w:val="18"/>
              </w:rPr>
            </w:pPr>
            <w:r>
              <w:rPr>
                <w:rFonts w:ascii="Arial" w:eastAsia="Arial" w:hAnsi="Arial" w:cs="Arial"/>
                <w:b/>
                <w:i/>
                <w:sz w:val="18"/>
                <w:szCs w:val="18"/>
              </w:rPr>
              <w:t>System Memory</w:t>
            </w:r>
          </w:p>
        </w:tc>
        <w:tc>
          <w:tcPr>
            <w:tcW w:w="4104" w:type="dxa"/>
            <w:shd w:val="clear" w:color="auto" w:fill="auto"/>
          </w:tcPr>
          <w:p w14:paraId="1A68E028" w14:textId="22B563AD" w:rsidR="00D623BC" w:rsidRDefault="00D623BC" w:rsidP="00D623BC">
            <w:pPr>
              <w:pStyle w:val="Normal1"/>
              <w:spacing w:after="0"/>
              <w:jc w:val="left"/>
              <w:rPr>
                <w:rFonts w:ascii="Arial" w:eastAsia="Arial" w:hAnsi="Arial" w:cs="Arial"/>
                <w:i/>
                <w:sz w:val="18"/>
                <w:szCs w:val="18"/>
              </w:rPr>
            </w:pPr>
            <w:ins w:id="70" w:author="Barber, Gary [USA]" w:date="2016-02-16T14:34:00Z">
              <w:r w:rsidRPr="007E08E3">
                <w:rPr>
                  <w:rFonts w:ascii="Arial" w:hAnsi="Arial" w:cs="Arial"/>
                  <w:sz w:val="18"/>
                  <w:szCs w:val="18"/>
                </w:rPr>
                <w:t>15 gb memory</w:t>
              </w:r>
            </w:ins>
            <w:del w:id="71" w:author="Barber, Gary [USA]" w:date="2016-02-16T14:34:00Z">
              <w:r w:rsidDel="00696984">
                <w:rPr>
                  <w:rFonts w:ascii="Arial" w:eastAsia="Arial" w:hAnsi="Arial" w:cs="Arial"/>
                  <w:i/>
                  <w:sz w:val="18"/>
                  <w:szCs w:val="18"/>
                </w:rPr>
                <w:delText>4GB of Cosair Memory at 800MHZ</w:delText>
              </w:r>
            </w:del>
          </w:p>
        </w:tc>
      </w:tr>
      <w:tr w:rsidR="00D623BC" w14:paraId="5ADE1991" w14:textId="77777777" w:rsidTr="00690EA3">
        <w:trPr>
          <w:trHeight w:val="206"/>
          <w:jc w:val="center"/>
        </w:trPr>
        <w:tc>
          <w:tcPr>
            <w:tcW w:w="3204" w:type="dxa"/>
            <w:shd w:val="clear" w:color="auto" w:fill="auto"/>
          </w:tcPr>
          <w:p w14:paraId="04BE9D14" w14:textId="62A10CB0" w:rsidR="00D623BC" w:rsidRDefault="00D623BC" w:rsidP="00D623BC">
            <w:pPr>
              <w:pStyle w:val="Normal1"/>
              <w:spacing w:after="0"/>
              <w:jc w:val="left"/>
              <w:rPr>
                <w:rFonts w:ascii="Arial" w:eastAsia="Arial" w:hAnsi="Arial" w:cs="Arial"/>
                <w:b/>
                <w:i/>
                <w:sz w:val="18"/>
                <w:szCs w:val="18"/>
              </w:rPr>
            </w:pPr>
            <w:r>
              <w:rPr>
                <w:rFonts w:ascii="Arial" w:eastAsia="Arial" w:hAnsi="Arial" w:cs="Arial"/>
                <w:b/>
                <w:i/>
                <w:sz w:val="18"/>
                <w:szCs w:val="18"/>
              </w:rPr>
              <w:t>Hard Disk Space</w:t>
            </w:r>
          </w:p>
        </w:tc>
        <w:tc>
          <w:tcPr>
            <w:tcW w:w="4104" w:type="dxa"/>
            <w:shd w:val="clear" w:color="auto" w:fill="auto"/>
          </w:tcPr>
          <w:p w14:paraId="1F9CBBD2" w14:textId="3EDE34BC" w:rsidR="00D623BC" w:rsidRDefault="00D623BC" w:rsidP="00D623BC">
            <w:pPr>
              <w:pStyle w:val="Normal1"/>
              <w:spacing w:after="0"/>
              <w:jc w:val="left"/>
              <w:rPr>
                <w:rFonts w:ascii="Arial" w:eastAsia="Arial" w:hAnsi="Arial" w:cs="Arial"/>
                <w:i/>
                <w:sz w:val="18"/>
                <w:szCs w:val="18"/>
              </w:rPr>
            </w:pPr>
            <w:ins w:id="72" w:author="Barber, Gary [USA]" w:date="2016-02-16T14:34:00Z">
              <w:r w:rsidRPr="007E08E3">
                <w:rPr>
                  <w:rFonts w:ascii="Arial" w:eastAsia="Arial" w:hAnsi="Arial" w:cs="Arial"/>
                  <w:sz w:val="18"/>
                  <w:szCs w:val="18"/>
                </w:rPr>
                <w:t>2x40 gb SSD</w:t>
              </w:r>
            </w:ins>
            <w:del w:id="73" w:author="Barber, Gary [USA]" w:date="2016-02-16T14:34:00Z">
              <w:r w:rsidDel="00696984">
                <w:rPr>
                  <w:rFonts w:ascii="Arial" w:eastAsia="Arial" w:hAnsi="Arial" w:cs="Arial"/>
                  <w:i/>
                  <w:sz w:val="18"/>
                  <w:szCs w:val="18"/>
                </w:rPr>
                <w:delText>3 500GB drives in a RAID 0 arrangement</w:delText>
              </w:r>
            </w:del>
          </w:p>
        </w:tc>
      </w:tr>
      <w:tr w:rsidR="00D623BC" w14:paraId="6036C797" w14:textId="77777777" w:rsidTr="00690EA3">
        <w:trPr>
          <w:trHeight w:val="206"/>
          <w:jc w:val="center"/>
          <w:ins w:id="74" w:author="Barber, Gary [USA]" w:date="2016-02-16T14:18:00Z"/>
        </w:trPr>
        <w:tc>
          <w:tcPr>
            <w:tcW w:w="3204" w:type="dxa"/>
            <w:shd w:val="clear" w:color="auto" w:fill="auto"/>
          </w:tcPr>
          <w:p w14:paraId="355CEC15" w14:textId="4846C595" w:rsidR="00D623BC" w:rsidRPr="007F5D7C" w:rsidRDefault="00D623BC" w:rsidP="00D623BC">
            <w:pPr>
              <w:pStyle w:val="Normal1"/>
              <w:spacing w:after="0"/>
              <w:jc w:val="left"/>
              <w:rPr>
                <w:ins w:id="75" w:author="Barber, Gary [USA]" w:date="2016-02-16T14:18:00Z"/>
                <w:rFonts w:ascii="Arial" w:eastAsia="Arial" w:hAnsi="Arial" w:cs="Arial"/>
                <w:b/>
                <w:i/>
                <w:sz w:val="18"/>
                <w:szCs w:val="18"/>
              </w:rPr>
            </w:pPr>
            <w:ins w:id="76" w:author="Barber, Gary [USA]" w:date="2016-02-16T14:34:00Z">
              <w:r w:rsidRPr="007F5D7C">
                <w:rPr>
                  <w:rFonts w:ascii="Arial" w:eastAsia="Arial" w:hAnsi="Arial" w:cs="Arial"/>
                  <w:b/>
                  <w:i/>
                  <w:sz w:val="18"/>
                  <w:szCs w:val="18"/>
                </w:rPr>
                <w:t>Open Ports</w:t>
              </w:r>
            </w:ins>
          </w:p>
        </w:tc>
        <w:tc>
          <w:tcPr>
            <w:tcW w:w="4104" w:type="dxa"/>
            <w:shd w:val="clear" w:color="auto" w:fill="auto"/>
          </w:tcPr>
          <w:p w14:paraId="48D9A25E" w14:textId="42EC2714" w:rsidR="00D623BC" w:rsidRDefault="00D623BC" w:rsidP="00D623BC">
            <w:pPr>
              <w:pStyle w:val="Normal1"/>
              <w:spacing w:after="0"/>
              <w:jc w:val="left"/>
              <w:rPr>
                <w:ins w:id="77" w:author="Barber, Gary [USA]" w:date="2016-02-16T14:18:00Z"/>
                <w:rFonts w:ascii="Arial" w:eastAsia="Arial" w:hAnsi="Arial" w:cs="Arial"/>
                <w:i/>
                <w:sz w:val="18"/>
                <w:szCs w:val="18"/>
              </w:rPr>
            </w:pPr>
            <w:ins w:id="78" w:author="Barber, Gary [USA]" w:date="2016-02-16T14:34:00Z">
              <w:r w:rsidRPr="00E32149">
                <w:rPr>
                  <w:rFonts w:ascii="Arial" w:eastAsia="Arial" w:hAnsi="Arial" w:cs="Arial"/>
                  <w:i/>
                  <w:sz w:val="18"/>
                  <w:szCs w:val="18"/>
                </w:rPr>
                <w:t>22, 8764, 8765, 8983, 8984, 7984, 7983, 8764, 7764</w:t>
              </w:r>
            </w:ins>
          </w:p>
        </w:tc>
      </w:tr>
      <w:tr w:rsidR="00D83B36" w14:paraId="4425E5CF" w14:textId="77777777" w:rsidTr="00690EA3">
        <w:trPr>
          <w:trHeight w:val="206"/>
          <w:jc w:val="center"/>
        </w:trPr>
        <w:tc>
          <w:tcPr>
            <w:tcW w:w="7308" w:type="dxa"/>
            <w:gridSpan w:val="2"/>
            <w:shd w:val="clear" w:color="auto" w:fill="BFBFBF" w:themeFill="background1" w:themeFillShade="BF"/>
          </w:tcPr>
          <w:p w14:paraId="07257C80" w14:textId="11AAC5F0" w:rsidR="00D83B36" w:rsidRDefault="00D83B36">
            <w:pPr>
              <w:pStyle w:val="Normal1"/>
              <w:spacing w:after="0"/>
              <w:jc w:val="left"/>
              <w:rPr>
                <w:rFonts w:ascii="Arial" w:eastAsia="Arial" w:hAnsi="Arial" w:cs="Arial"/>
                <w:i/>
                <w:sz w:val="18"/>
                <w:szCs w:val="18"/>
              </w:rPr>
            </w:pPr>
            <w:r w:rsidRPr="00D83B36">
              <w:rPr>
                <w:rFonts w:ascii="Arial" w:eastAsia="Arial" w:hAnsi="Arial" w:cs="Arial"/>
                <w:b/>
                <w:sz w:val="18"/>
                <w:szCs w:val="18"/>
              </w:rPr>
              <w:t>Zookeeper</w:t>
            </w:r>
            <w:ins w:id="79" w:author="Jason Jafarian" w:date="2016-02-18T14:57:00Z">
              <w:r w:rsidR="00EF2644">
                <w:rPr>
                  <w:rFonts w:ascii="Arial" w:eastAsia="Arial" w:hAnsi="Arial" w:cs="Arial"/>
                  <w:b/>
                  <w:color w:val="auto"/>
                  <w:sz w:val="18"/>
                  <w:szCs w:val="18"/>
                </w:rPr>
                <w:t xml:space="preserve">– AWS </w:t>
              </w:r>
            </w:ins>
            <w:ins w:id="80" w:author="Jason Jafarian" w:date="2016-02-18T21:48:00Z">
              <w:r w:rsidR="00B551A9">
                <w:rPr>
                  <w:rFonts w:ascii="Arial" w:eastAsia="Arial" w:hAnsi="Arial" w:cs="Arial"/>
                  <w:b/>
                  <w:color w:val="auto"/>
                  <w:sz w:val="18"/>
                  <w:szCs w:val="18"/>
                </w:rPr>
                <w:t>type:</w:t>
              </w:r>
            </w:ins>
            <w:ins w:id="81" w:author="Jason Jafarian" w:date="2016-02-18T14:57:00Z">
              <w:r w:rsidR="00EF2644">
                <w:rPr>
                  <w:rFonts w:ascii="Arial" w:eastAsia="Arial" w:hAnsi="Arial" w:cs="Arial"/>
                  <w:b/>
                  <w:color w:val="auto"/>
                  <w:sz w:val="18"/>
                  <w:szCs w:val="18"/>
                </w:rPr>
                <w:t xml:space="preserve"> m3. l</w:t>
              </w:r>
              <w:r w:rsidR="00EF2644" w:rsidRPr="004D2D90">
                <w:rPr>
                  <w:rFonts w:ascii="Arial" w:eastAsia="Arial" w:hAnsi="Arial" w:cs="Arial"/>
                  <w:b/>
                  <w:color w:val="auto"/>
                  <w:sz w:val="18"/>
                  <w:szCs w:val="18"/>
                </w:rPr>
                <w:t>arge</w:t>
              </w:r>
            </w:ins>
          </w:p>
        </w:tc>
      </w:tr>
      <w:tr w:rsidR="00D623BC" w14:paraId="57ED1DE5" w14:textId="77777777" w:rsidTr="00690EA3">
        <w:trPr>
          <w:trHeight w:val="206"/>
          <w:jc w:val="center"/>
        </w:trPr>
        <w:tc>
          <w:tcPr>
            <w:tcW w:w="3204" w:type="dxa"/>
            <w:shd w:val="clear" w:color="auto" w:fill="auto"/>
          </w:tcPr>
          <w:p w14:paraId="2387981B" w14:textId="0A3087A4" w:rsidR="00D623BC" w:rsidRDefault="00D623BC" w:rsidP="00D623BC">
            <w:pPr>
              <w:pStyle w:val="Normal1"/>
              <w:spacing w:after="0"/>
              <w:jc w:val="left"/>
              <w:rPr>
                <w:rFonts w:ascii="Arial" w:eastAsia="Arial" w:hAnsi="Arial" w:cs="Arial"/>
                <w:b/>
                <w:i/>
                <w:sz w:val="18"/>
                <w:szCs w:val="18"/>
              </w:rPr>
            </w:pPr>
            <w:r>
              <w:rPr>
                <w:rFonts w:ascii="Arial" w:eastAsia="Arial" w:hAnsi="Arial" w:cs="Arial"/>
                <w:b/>
                <w:i/>
                <w:sz w:val="18"/>
                <w:szCs w:val="18"/>
              </w:rPr>
              <w:t>Processor Type</w:t>
            </w:r>
          </w:p>
        </w:tc>
        <w:tc>
          <w:tcPr>
            <w:tcW w:w="4104" w:type="dxa"/>
            <w:shd w:val="clear" w:color="auto" w:fill="auto"/>
          </w:tcPr>
          <w:p w14:paraId="23E3096B" w14:textId="5E16C32A" w:rsidR="00D623BC" w:rsidRPr="007F5D7C" w:rsidRDefault="00D623BC" w:rsidP="00D623BC">
            <w:pPr>
              <w:pStyle w:val="Normal1"/>
              <w:spacing w:after="0"/>
              <w:jc w:val="left"/>
              <w:rPr>
                <w:rFonts w:ascii="Arial" w:eastAsia="Arial" w:hAnsi="Arial" w:cs="Arial"/>
                <w:i/>
                <w:sz w:val="18"/>
                <w:szCs w:val="18"/>
              </w:rPr>
            </w:pPr>
            <w:ins w:id="82" w:author="Barber, Gary [USA]" w:date="2016-02-16T14:35:00Z">
              <w:r w:rsidRPr="007F5D7C">
                <w:rPr>
                  <w:rFonts w:ascii="Arial" w:eastAsia="Arial" w:hAnsi="Arial" w:cs="Arial"/>
                  <w:i/>
                  <w:sz w:val="18"/>
                  <w:szCs w:val="18"/>
                </w:rPr>
                <w:t>2 vCPU</w:t>
              </w:r>
            </w:ins>
            <w:del w:id="83" w:author="Barber, Gary [USA]" w:date="2016-02-16T14:33:00Z">
              <w:r w:rsidRPr="007F5D7C" w:rsidDel="00DA0965">
                <w:rPr>
                  <w:rFonts w:ascii="Arial" w:eastAsia="Arial" w:hAnsi="Arial" w:cs="Arial"/>
                  <w:i/>
                  <w:sz w:val="18"/>
                  <w:szCs w:val="18"/>
                </w:rPr>
                <w:delText>Intel Core 2 Duo – 6700</w:delText>
              </w:r>
            </w:del>
          </w:p>
        </w:tc>
      </w:tr>
      <w:tr w:rsidR="00D623BC" w14:paraId="22A94EC8" w14:textId="77777777" w:rsidTr="00690EA3">
        <w:trPr>
          <w:trHeight w:val="206"/>
          <w:jc w:val="center"/>
        </w:trPr>
        <w:tc>
          <w:tcPr>
            <w:tcW w:w="3204" w:type="dxa"/>
            <w:shd w:val="clear" w:color="auto" w:fill="auto"/>
          </w:tcPr>
          <w:p w14:paraId="6D0C86AF" w14:textId="0CE01526" w:rsidR="00D623BC" w:rsidRDefault="00D623BC" w:rsidP="00D623BC">
            <w:pPr>
              <w:pStyle w:val="Normal1"/>
              <w:spacing w:after="0"/>
              <w:jc w:val="left"/>
              <w:rPr>
                <w:rFonts w:ascii="Arial" w:eastAsia="Arial" w:hAnsi="Arial" w:cs="Arial"/>
                <w:b/>
                <w:i/>
                <w:sz w:val="18"/>
                <w:szCs w:val="18"/>
              </w:rPr>
            </w:pPr>
            <w:r>
              <w:rPr>
                <w:rFonts w:ascii="Arial" w:eastAsia="Arial" w:hAnsi="Arial" w:cs="Arial"/>
                <w:b/>
                <w:i/>
                <w:sz w:val="18"/>
                <w:szCs w:val="18"/>
              </w:rPr>
              <w:t>System Memory</w:t>
            </w:r>
          </w:p>
        </w:tc>
        <w:tc>
          <w:tcPr>
            <w:tcW w:w="4104" w:type="dxa"/>
            <w:shd w:val="clear" w:color="auto" w:fill="auto"/>
          </w:tcPr>
          <w:p w14:paraId="1497E7EE" w14:textId="1F598E65" w:rsidR="00D623BC" w:rsidRPr="00D623BC" w:rsidRDefault="00D623BC" w:rsidP="00D623BC">
            <w:pPr>
              <w:pStyle w:val="Normal1"/>
              <w:spacing w:after="0"/>
              <w:jc w:val="left"/>
              <w:rPr>
                <w:rFonts w:ascii="Arial" w:eastAsia="Arial" w:hAnsi="Arial" w:cs="Arial"/>
                <w:i/>
                <w:sz w:val="18"/>
                <w:szCs w:val="18"/>
              </w:rPr>
            </w:pPr>
            <w:ins w:id="84" w:author="Barber, Gary [USA]" w:date="2016-02-16T14:36:00Z">
              <w:r w:rsidRPr="00D623BC">
                <w:rPr>
                  <w:rFonts w:ascii="Arial" w:hAnsi="Arial" w:cs="Arial"/>
                  <w:sz w:val="18"/>
                  <w:szCs w:val="18"/>
                  <w:rPrChange w:id="85" w:author="Barber, Gary [USA]" w:date="2016-02-16T14:37:00Z">
                    <w:rPr/>
                  </w:rPrChange>
                </w:rPr>
                <w:t>7.5 gb memory</w:t>
              </w:r>
            </w:ins>
            <w:del w:id="86" w:author="Barber, Gary [USA]" w:date="2016-02-16T14:33:00Z">
              <w:r w:rsidRPr="007F5D7C" w:rsidDel="00DA0965">
                <w:rPr>
                  <w:rFonts w:ascii="Arial" w:eastAsia="Arial" w:hAnsi="Arial" w:cs="Arial"/>
                  <w:i/>
                  <w:sz w:val="18"/>
                  <w:szCs w:val="18"/>
                </w:rPr>
                <w:delText>4GB of Cosair Memory at 800MHZ</w:delText>
              </w:r>
            </w:del>
          </w:p>
        </w:tc>
      </w:tr>
      <w:tr w:rsidR="00D623BC" w14:paraId="359E60A6" w14:textId="77777777" w:rsidTr="00690EA3">
        <w:trPr>
          <w:trHeight w:val="206"/>
          <w:jc w:val="center"/>
        </w:trPr>
        <w:tc>
          <w:tcPr>
            <w:tcW w:w="3204" w:type="dxa"/>
            <w:shd w:val="clear" w:color="auto" w:fill="auto"/>
          </w:tcPr>
          <w:p w14:paraId="42660B62" w14:textId="63FEEC42" w:rsidR="00D623BC" w:rsidRDefault="00D623BC" w:rsidP="00D623BC">
            <w:pPr>
              <w:pStyle w:val="Normal1"/>
              <w:spacing w:after="0"/>
              <w:jc w:val="left"/>
              <w:rPr>
                <w:rFonts w:ascii="Arial" w:eastAsia="Arial" w:hAnsi="Arial" w:cs="Arial"/>
                <w:b/>
                <w:i/>
                <w:sz w:val="18"/>
                <w:szCs w:val="18"/>
              </w:rPr>
            </w:pPr>
            <w:r>
              <w:rPr>
                <w:rFonts w:ascii="Arial" w:eastAsia="Arial" w:hAnsi="Arial" w:cs="Arial"/>
                <w:b/>
                <w:i/>
                <w:sz w:val="18"/>
                <w:szCs w:val="18"/>
              </w:rPr>
              <w:t>Hard Disk Space</w:t>
            </w:r>
          </w:p>
        </w:tc>
        <w:tc>
          <w:tcPr>
            <w:tcW w:w="4104" w:type="dxa"/>
            <w:shd w:val="clear" w:color="auto" w:fill="auto"/>
          </w:tcPr>
          <w:p w14:paraId="5FCF7A94" w14:textId="556D0096" w:rsidR="00D623BC" w:rsidRPr="007F5D7C" w:rsidRDefault="00D623BC" w:rsidP="00D623BC">
            <w:pPr>
              <w:pStyle w:val="Normal1"/>
              <w:spacing w:after="0"/>
              <w:jc w:val="left"/>
              <w:rPr>
                <w:rFonts w:ascii="Arial" w:eastAsia="Arial" w:hAnsi="Arial" w:cs="Arial"/>
                <w:i/>
                <w:sz w:val="18"/>
                <w:szCs w:val="18"/>
              </w:rPr>
            </w:pPr>
            <w:r w:rsidRPr="007F5D7C">
              <w:rPr>
                <w:rFonts w:ascii="Arial" w:hAnsi="Arial" w:cs="Arial"/>
                <w:sz w:val="18"/>
                <w:szCs w:val="18"/>
              </w:rPr>
              <w:t>1x32 gb SSD</w:t>
            </w:r>
          </w:p>
        </w:tc>
      </w:tr>
      <w:tr w:rsidR="00D623BC" w14:paraId="4D0FEA05" w14:textId="77777777" w:rsidTr="00690EA3">
        <w:trPr>
          <w:trHeight w:val="206"/>
          <w:jc w:val="center"/>
        </w:trPr>
        <w:tc>
          <w:tcPr>
            <w:tcW w:w="3204" w:type="dxa"/>
            <w:shd w:val="clear" w:color="auto" w:fill="auto"/>
          </w:tcPr>
          <w:p w14:paraId="6EA13D71" w14:textId="362A3372" w:rsidR="00D623BC" w:rsidRDefault="00D623BC" w:rsidP="00D623BC">
            <w:pPr>
              <w:pStyle w:val="Normal1"/>
              <w:spacing w:after="0"/>
              <w:jc w:val="left"/>
              <w:rPr>
                <w:rFonts w:ascii="Arial" w:eastAsia="Arial" w:hAnsi="Arial" w:cs="Arial"/>
                <w:b/>
                <w:i/>
                <w:sz w:val="18"/>
                <w:szCs w:val="18"/>
              </w:rPr>
            </w:pPr>
            <w:r>
              <w:rPr>
                <w:rFonts w:ascii="Arial" w:eastAsia="Arial" w:hAnsi="Arial" w:cs="Arial"/>
                <w:b/>
                <w:i/>
                <w:sz w:val="18"/>
                <w:szCs w:val="18"/>
              </w:rPr>
              <w:t>Open Parts</w:t>
            </w:r>
          </w:p>
        </w:tc>
        <w:tc>
          <w:tcPr>
            <w:tcW w:w="4104" w:type="dxa"/>
            <w:shd w:val="clear" w:color="auto" w:fill="auto"/>
          </w:tcPr>
          <w:p w14:paraId="3ABF042C" w14:textId="7A56DFF1" w:rsidR="00D623BC" w:rsidRPr="007F5D7C" w:rsidRDefault="00D623BC" w:rsidP="00D623BC">
            <w:pPr>
              <w:pStyle w:val="Normal1"/>
              <w:spacing w:after="0"/>
              <w:jc w:val="left"/>
              <w:rPr>
                <w:rFonts w:ascii="Arial" w:eastAsia="Arial" w:hAnsi="Arial" w:cs="Arial"/>
                <w:i/>
                <w:sz w:val="18"/>
                <w:szCs w:val="18"/>
              </w:rPr>
            </w:pPr>
            <w:r w:rsidRPr="007F5D7C">
              <w:rPr>
                <w:rFonts w:ascii="Arial" w:hAnsi="Arial" w:cs="Arial"/>
                <w:sz w:val="18"/>
                <w:szCs w:val="18"/>
              </w:rPr>
              <w:t>2181, 2888, 3888</w:t>
            </w:r>
          </w:p>
        </w:tc>
      </w:tr>
      <w:tr w:rsidR="00D83B36" w14:paraId="5FDD6F48" w14:textId="77777777" w:rsidTr="00690EA3">
        <w:trPr>
          <w:trHeight w:val="206"/>
          <w:jc w:val="center"/>
        </w:trPr>
        <w:tc>
          <w:tcPr>
            <w:tcW w:w="7308" w:type="dxa"/>
            <w:gridSpan w:val="2"/>
            <w:shd w:val="clear" w:color="auto" w:fill="BFBFBF" w:themeFill="background1" w:themeFillShade="BF"/>
          </w:tcPr>
          <w:p w14:paraId="4E2E436C" w14:textId="4E672EA8" w:rsidR="00D83B36" w:rsidRDefault="00D83B36">
            <w:pPr>
              <w:pStyle w:val="Normal1"/>
              <w:spacing w:after="0"/>
              <w:jc w:val="left"/>
              <w:rPr>
                <w:rFonts w:ascii="Arial" w:eastAsia="Arial" w:hAnsi="Arial" w:cs="Arial"/>
                <w:i/>
                <w:sz w:val="18"/>
                <w:szCs w:val="18"/>
              </w:rPr>
            </w:pPr>
            <w:r w:rsidRPr="00D83B36">
              <w:rPr>
                <w:rFonts w:ascii="Arial" w:eastAsia="Arial" w:hAnsi="Arial" w:cs="Arial"/>
                <w:b/>
                <w:sz w:val="18"/>
                <w:szCs w:val="18"/>
              </w:rPr>
              <w:t>Zookeeper</w:t>
            </w:r>
            <w:ins w:id="87" w:author="Jason Jafarian" w:date="2016-02-18T14:57:00Z">
              <w:r w:rsidR="00EF2644">
                <w:rPr>
                  <w:rFonts w:ascii="Arial" w:eastAsia="Arial" w:hAnsi="Arial" w:cs="Arial"/>
                  <w:b/>
                  <w:color w:val="auto"/>
                  <w:sz w:val="18"/>
                  <w:szCs w:val="18"/>
                </w:rPr>
                <w:t xml:space="preserve">– AWS </w:t>
              </w:r>
            </w:ins>
            <w:ins w:id="88" w:author="Jason Jafarian" w:date="2016-02-18T21:48:00Z">
              <w:r w:rsidR="00B551A9">
                <w:rPr>
                  <w:rFonts w:ascii="Arial" w:eastAsia="Arial" w:hAnsi="Arial" w:cs="Arial"/>
                  <w:b/>
                  <w:color w:val="auto"/>
                  <w:sz w:val="18"/>
                  <w:szCs w:val="18"/>
                </w:rPr>
                <w:t>type:</w:t>
              </w:r>
            </w:ins>
            <w:ins w:id="89" w:author="Jason Jafarian" w:date="2016-02-18T14:57:00Z">
              <w:r w:rsidR="00EF2644">
                <w:rPr>
                  <w:rFonts w:ascii="Arial" w:eastAsia="Arial" w:hAnsi="Arial" w:cs="Arial"/>
                  <w:b/>
                  <w:color w:val="auto"/>
                  <w:sz w:val="18"/>
                  <w:szCs w:val="18"/>
                </w:rPr>
                <w:t xml:space="preserve"> m3. l</w:t>
              </w:r>
              <w:r w:rsidR="00EF2644" w:rsidRPr="004D2D90">
                <w:rPr>
                  <w:rFonts w:ascii="Arial" w:eastAsia="Arial" w:hAnsi="Arial" w:cs="Arial"/>
                  <w:b/>
                  <w:color w:val="auto"/>
                  <w:sz w:val="18"/>
                  <w:szCs w:val="18"/>
                </w:rPr>
                <w:t>arge</w:t>
              </w:r>
            </w:ins>
          </w:p>
        </w:tc>
      </w:tr>
      <w:tr w:rsidR="00D623BC" w14:paraId="59BB8D22" w14:textId="77777777" w:rsidTr="00690EA3">
        <w:trPr>
          <w:trHeight w:val="206"/>
          <w:jc w:val="center"/>
        </w:trPr>
        <w:tc>
          <w:tcPr>
            <w:tcW w:w="3204" w:type="dxa"/>
            <w:shd w:val="clear" w:color="auto" w:fill="auto"/>
          </w:tcPr>
          <w:p w14:paraId="4D031052" w14:textId="6CA593CE" w:rsidR="00D623BC" w:rsidRDefault="00D623BC" w:rsidP="00D623BC">
            <w:pPr>
              <w:pStyle w:val="Normal1"/>
              <w:spacing w:after="0"/>
              <w:jc w:val="left"/>
              <w:rPr>
                <w:rFonts w:ascii="Arial" w:eastAsia="Arial" w:hAnsi="Arial" w:cs="Arial"/>
                <w:b/>
                <w:i/>
                <w:sz w:val="18"/>
                <w:szCs w:val="18"/>
              </w:rPr>
            </w:pPr>
            <w:r>
              <w:rPr>
                <w:rFonts w:ascii="Arial" w:eastAsia="Arial" w:hAnsi="Arial" w:cs="Arial"/>
                <w:b/>
                <w:i/>
                <w:sz w:val="18"/>
                <w:szCs w:val="18"/>
              </w:rPr>
              <w:t>Processor Type</w:t>
            </w:r>
          </w:p>
        </w:tc>
        <w:tc>
          <w:tcPr>
            <w:tcW w:w="4104" w:type="dxa"/>
            <w:shd w:val="clear" w:color="auto" w:fill="auto"/>
          </w:tcPr>
          <w:p w14:paraId="0995FA9A" w14:textId="51BC6D48" w:rsidR="00D623BC" w:rsidRDefault="00D623BC" w:rsidP="00D623BC">
            <w:pPr>
              <w:pStyle w:val="Normal1"/>
              <w:spacing w:after="0"/>
              <w:jc w:val="left"/>
              <w:rPr>
                <w:rFonts w:ascii="Arial" w:eastAsia="Arial" w:hAnsi="Arial" w:cs="Arial"/>
                <w:i/>
                <w:sz w:val="18"/>
                <w:szCs w:val="18"/>
              </w:rPr>
            </w:pPr>
            <w:r w:rsidRPr="007E08E3">
              <w:rPr>
                <w:rFonts w:ascii="Arial" w:eastAsia="Arial" w:hAnsi="Arial" w:cs="Arial"/>
                <w:i/>
                <w:sz w:val="18"/>
                <w:szCs w:val="18"/>
              </w:rPr>
              <w:t>2 vCPU</w:t>
            </w:r>
          </w:p>
        </w:tc>
      </w:tr>
      <w:tr w:rsidR="00D623BC" w14:paraId="06997156" w14:textId="77777777" w:rsidTr="00690EA3">
        <w:trPr>
          <w:trHeight w:val="206"/>
          <w:jc w:val="center"/>
        </w:trPr>
        <w:tc>
          <w:tcPr>
            <w:tcW w:w="3204" w:type="dxa"/>
            <w:shd w:val="clear" w:color="auto" w:fill="auto"/>
          </w:tcPr>
          <w:p w14:paraId="0DD43976" w14:textId="27242B97" w:rsidR="00D623BC" w:rsidRDefault="00D623BC" w:rsidP="00D623BC">
            <w:pPr>
              <w:pStyle w:val="Normal1"/>
              <w:spacing w:after="0"/>
              <w:jc w:val="left"/>
              <w:rPr>
                <w:rFonts w:ascii="Arial" w:eastAsia="Arial" w:hAnsi="Arial" w:cs="Arial"/>
                <w:b/>
                <w:i/>
                <w:sz w:val="18"/>
                <w:szCs w:val="18"/>
              </w:rPr>
            </w:pPr>
            <w:r>
              <w:rPr>
                <w:rFonts w:ascii="Arial" w:eastAsia="Arial" w:hAnsi="Arial" w:cs="Arial"/>
                <w:b/>
                <w:i/>
                <w:sz w:val="18"/>
                <w:szCs w:val="18"/>
              </w:rPr>
              <w:t>System Memory</w:t>
            </w:r>
          </w:p>
        </w:tc>
        <w:tc>
          <w:tcPr>
            <w:tcW w:w="4104" w:type="dxa"/>
            <w:shd w:val="clear" w:color="auto" w:fill="auto"/>
          </w:tcPr>
          <w:p w14:paraId="21AD0B5B" w14:textId="44B9477C" w:rsidR="00D623BC" w:rsidRDefault="00D623BC" w:rsidP="00D623BC">
            <w:pPr>
              <w:pStyle w:val="Normal1"/>
              <w:spacing w:after="0"/>
              <w:jc w:val="left"/>
              <w:rPr>
                <w:rFonts w:ascii="Arial" w:eastAsia="Arial" w:hAnsi="Arial" w:cs="Arial"/>
                <w:i/>
                <w:sz w:val="18"/>
                <w:szCs w:val="18"/>
              </w:rPr>
            </w:pPr>
            <w:r w:rsidRPr="007E08E3">
              <w:rPr>
                <w:rFonts w:ascii="Arial" w:hAnsi="Arial" w:cs="Arial"/>
                <w:sz w:val="18"/>
                <w:szCs w:val="18"/>
              </w:rPr>
              <w:t>7.5 gb memory</w:t>
            </w:r>
          </w:p>
        </w:tc>
      </w:tr>
      <w:tr w:rsidR="00D623BC" w14:paraId="75822A80" w14:textId="77777777" w:rsidTr="00690EA3">
        <w:trPr>
          <w:trHeight w:val="70"/>
          <w:jc w:val="center"/>
        </w:trPr>
        <w:tc>
          <w:tcPr>
            <w:tcW w:w="3204" w:type="dxa"/>
            <w:shd w:val="clear" w:color="auto" w:fill="auto"/>
          </w:tcPr>
          <w:p w14:paraId="479DAA76" w14:textId="31A90D1C" w:rsidR="00D623BC" w:rsidRDefault="00D623BC" w:rsidP="00D623BC">
            <w:pPr>
              <w:pStyle w:val="Normal1"/>
              <w:spacing w:after="0"/>
              <w:jc w:val="left"/>
              <w:rPr>
                <w:rFonts w:ascii="Arial" w:eastAsia="Arial" w:hAnsi="Arial" w:cs="Arial"/>
                <w:b/>
                <w:i/>
                <w:sz w:val="18"/>
                <w:szCs w:val="18"/>
              </w:rPr>
            </w:pPr>
            <w:r>
              <w:rPr>
                <w:rFonts w:ascii="Arial" w:eastAsia="Arial" w:hAnsi="Arial" w:cs="Arial"/>
                <w:b/>
                <w:i/>
                <w:sz w:val="18"/>
                <w:szCs w:val="18"/>
              </w:rPr>
              <w:t>Hard Disk Space</w:t>
            </w:r>
          </w:p>
        </w:tc>
        <w:tc>
          <w:tcPr>
            <w:tcW w:w="4104" w:type="dxa"/>
            <w:shd w:val="clear" w:color="auto" w:fill="auto"/>
          </w:tcPr>
          <w:p w14:paraId="06A14FE1" w14:textId="59109CC8" w:rsidR="00D623BC" w:rsidRDefault="00D623BC" w:rsidP="00D623BC">
            <w:pPr>
              <w:pStyle w:val="Normal1"/>
              <w:spacing w:after="0"/>
              <w:jc w:val="left"/>
              <w:rPr>
                <w:rFonts w:ascii="Arial" w:eastAsia="Arial" w:hAnsi="Arial" w:cs="Arial"/>
                <w:i/>
                <w:sz w:val="18"/>
                <w:szCs w:val="18"/>
              </w:rPr>
            </w:pPr>
            <w:r w:rsidRPr="007E08E3">
              <w:rPr>
                <w:rFonts w:ascii="Arial" w:hAnsi="Arial" w:cs="Arial"/>
                <w:sz w:val="18"/>
                <w:szCs w:val="18"/>
              </w:rPr>
              <w:t>1x32 gb SSD</w:t>
            </w:r>
          </w:p>
        </w:tc>
      </w:tr>
      <w:tr w:rsidR="00D623BC" w14:paraId="6EE9B9FE" w14:textId="77777777" w:rsidTr="00690EA3">
        <w:trPr>
          <w:trHeight w:val="233"/>
          <w:jc w:val="center"/>
        </w:trPr>
        <w:tc>
          <w:tcPr>
            <w:tcW w:w="3204" w:type="dxa"/>
            <w:shd w:val="clear" w:color="auto" w:fill="auto"/>
          </w:tcPr>
          <w:p w14:paraId="4CA41C27" w14:textId="2B5555A4" w:rsidR="00D623BC" w:rsidRDefault="00D623BC" w:rsidP="00D623BC">
            <w:pPr>
              <w:pStyle w:val="Normal1"/>
              <w:spacing w:after="0"/>
              <w:jc w:val="left"/>
              <w:rPr>
                <w:rFonts w:ascii="Arial" w:eastAsia="Arial" w:hAnsi="Arial" w:cs="Arial"/>
                <w:b/>
                <w:i/>
                <w:sz w:val="18"/>
                <w:szCs w:val="18"/>
              </w:rPr>
            </w:pPr>
            <w:r>
              <w:rPr>
                <w:rFonts w:ascii="Arial" w:eastAsia="Arial" w:hAnsi="Arial" w:cs="Arial"/>
                <w:b/>
                <w:i/>
                <w:sz w:val="18"/>
                <w:szCs w:val="18"/>
              </w:rPr>
              <w:t>Open Ports</w:t>
            </w:r>
          </w:p>
        </w:tc>
        <w:tc>
          <w:tcPr>
            <w:tcW w:w="4104" w:type="dxa"/>
            <w:shd w:val="clear" w:color="auto" w:fill="auto"/>
          </w:tcPr>
          <w:p w14:paraId="4ED8D17E" w14:textId="7825C71E" w:rsidR="00D623BC" w:rsidRDefault="00D623BC" w:rsidP="00D623BC">
            <w:pPr>
              <w:pStyle w:val="Normal1"/>
              <w:spacing w:after="0"/>
              <w:jc w:val="left"/>
              <w:rPr>
                <w:rFonts w:ascii="Arial" w:eastAsia="Arial" w:hAnsi="Arial" w:cs="Arial"/>
                <w:i/>
                <w:sz w:val="18"/>
                <w:szCs w:val="18"/>
              </w:rPr>
            </w:pPr>
            <w:r w:rsidRPr="007E08E3">
              <w:rPr>
                <w:rFonts w:ascii="Arial" w:hAnsi="Arial" w:cs="Arial"/>
                <w:sz w:val="18"/>
                <w:szCs w:val="18"/>
              </w:rPr>
              <w:t>2181, 2888, 3888</w:t>
            </w:r>
          </w:p>
        </w:tc>
      </w:tr>
      <w:tr w:rsidR="00D83B36" w14:paraId="7A6E35F6" w14:textId="77777777" w:rsidTr="00690EA3">
        <w:trPr>
          <w:trHeight w:val="206"/>
          <w:jc w:val="center"/>
        </w:trPr>
        <w:tc>
          <w:tcPr>
            <w:tcW w:w="7308" w:type="dxa"/>
            <w:gridSpan w:val="2"/>
            <w:shd w:val="clear" w:color="auto" w:fill="BFBFBF" w:themeFill="background1" w:themeFillShade="BF"/>
          </w:tcPr>
          <w:p w14:paraId="6EE8F790" w14:textId="73DA17AF" w:rsidR="00D83B36" w:rsidRDefault="00D83B36">
            <w:pPr>
              <w:pStyle w:val="Normal1"/>
              <w:spacing w:after="0"/>
              <w:jc w:val="left"/>
              <w:rPr>
                <w:rFonts w:ascii="Arial" w:eastAsia="Arial" w:hAnsi="Arial" w:cs="Arial"/>
                <w:i/>
                <w:sz w:val="18"/>
                <w:szCs w:val="18"/>
              </w:rPr>
            </w:pPr>
            <w:r w:rsidRPr="00D83B36">
              <w:rPr>
                <w:rFonts w:ascii="Arial" w:eastAsia="Arial" w:hAnsi="Arial" w:cs="Arial"/>
                <w:b/>
                <w:sz w:val="18"/>
                <w:szCs w:val="18"/>
              </w:rPr>
              <w:t>Zookeeper</w:t>
            </w:r>
            <w:ins w:id="90" w:author="Jason Jafarian" w:date="2016-02-18T14:57:00Z">
              <w:r w:rsidR="00EF2644">
                <w:rPr>
                  <w:rFonts w:ascii="Arial" w:eastAsia="Arial" w:hAnsi="Arial" w:cs="Arial"/>
                  <w:b/>
                  <w:color w:val="auto"/>
                  <w:sz w:val="18"/>
                  <w:szCs w:val="18"/>
                </w:rPr>
                <w:t xml:space="preserve">– AWS </w:t>
              </w:r>
            </w:ins>
            <w:ins w:id="91" w:author="Jason Jafarian" w:date="2016-02-18T21:48:00Z">
              <w:r w:rsidR="00B551A9">
                <w:rPr>
                  <w:rFonts w:ascii="Arial" w:eastAsia="Arial" w:hAnsi="Arial" w:cs="Arial"/>
                  <w:b/>
                  <w:color w:val="auto"/>
                  <w:sz w:val="18"/>
                  <w:szCs w:val="18"/>
                </w:rPr>
                <w:t>type:</w:t>
              </w:r>
            </w:ins>
            <w:ins w:id="92" w:author="Jason Jafarian" w:date="2016-02-18T14:57:00Z">
              <w:r w:rsidR="00EF2644">
                <w:rPr>
                  <w:rFonts w:ascii="Arial" w:eastAsia="Arial" w:hAnsi="Arial" w:cs="Arial"/>
                  <w:b/>
                  <w:color w:val="auto"/>
                  <w:sz w:val="18"/>
                  <w:szCs w:val="18"/>
                </w:rPr>
                <w:t xml:space="preserve"> m3. l</w:t>
              </w:r>
              <w:r w:rsidR="00EF2644" w:rsidRPr="004D2D90">
                <w:rPr>
                  <w:rFonts w:ascii="Arial" w:eastAsia="Arial" w:hAnsi="Arial" w:cs="Arial"/>
                  <w:b/>
                  <w:color w:val="auto"/>
                  <w:sz w:val="18"/>
                  <w:szCs w:val="18"/>
                </w:rPr>
                <w:t>arge</w:t>
              </w:r>
            </w:ins>
          </w:p>
        </w:tc>
      </w:tr>
      <w:tr w:rsidR="00550655" w14:paraId="7F7DDCE0" w14:textId="77777777" w:rsidTr="00690EA3">
        <w:trPr>
          <w:trHeight w:val="206"/>
          <w:jc w:val="center"/>
        </w:trPr>
        <w:tc>
          <w:tcPr>
            <w:tcW w:w="3204" w:type="dxa"/>
            <w:shd w:val="clear" w:color="auto" w:fill="auto"/>
          </w:tcPr>
          <w:p w14:paraId="3BA840D8" w14:textId="171AF7C8" w:rsidR="00550655" w:rsidRDefault="00550655" w:rsidP="00550655">
            <w:pPr>
              <w:pStyle w:val="Normal1"/>
              <w:spacing w:after="0"/>
              <w:jc w:val="left"/>
              <w:rPr>
                <w:rFonts w:ascii="Arial" w:eastAsia="Arial" w:hAnsi="Arial" w:cs="Arial"/>
                <w:b/>
                <w:i/>
                <w:sz w:val="18"/>
                <w:szCs w:val="18"/>
              </w:rPr>
            </w:pPr>
            <w:r>
              <w:rPr>
                <w:rFonts w:ascii="Arial" w:eastAsia="Arial" w:hAnsi="Arial" w:cs="Arial"/>
                <w:b/>
                <w:i/>
                <w:sz w:val="18"/>
                <w:szCs w:val="18"/>
              </w:rPr>
              <w:lastRenderedPageBreak/>
              <w:t>Processor Type</w:t>
            </w:r>
          </w:p>
        </w:tc>
        <w:tc>
          <w:tcPr>
            <w:tcW w:w="4104" w:type="dxa"/>
            <w:shd w:val="clear" w:color="auto" w:fill="auto"/>
          </w:tcPr>
          <w:p w14:paraId="40CC7A55" w14:textId="6D5B80F7" w:rsidR="00550655" w:rsidRDefault="00550655" w:rsidP="00550655">
            <w:pPr>
              <w:pStyle w:val="Normal1"/>
              <w:spacing w:after="0"/>
              <w:jc w:val="left"/>
              <w:rPr>
                <w:rFonts w:ascii="Arial" w:eastAsia="Arial" w:hAnsi="Arial" w:cs="Arial"/>
                <w:i/>
                <w:sz w:val="18"/>
                <w:szCs w:val="18"/>
              </w:rPr>
            </w:pPr>
            <w:r w:rsidRPr="007E08E3">
              <w:rPr>
                <w:rFonts w:ascii="Arial" w:eastAsia="Arial" w:hAnsi="Arial" w:cs="Arial"/>
                <w:i/>
                <w:sz w:val="18"/>
                <w:szCs w:val="18"/>
              </w:rPr>
              <w:t>2 vCPU</w:t>
            </w:r>
          </w:p>
        </w:tc>
      </w:tr>
      <w:tr w:rsidR="00550655" w14:paraId="534248CA" w14:textId="77777777" w:rsidTr="00690EA3">
        <w:trPr>
          <w:trHeight w:val="206"/>
          <w:jc w:val="center"/>
        </w:trPr>
        <w:tc>
          <w:tcPr>
            <w:tcW w:w="3204" w:type="dxa"/>
            <w:shd w:val="clear" w:color="auto" w:fill="auto"/>
          </w:tcPr>
          <w:p w14:paraId="50162A3E" w14:textId="00A07A8B" w:rsidR="00550655" w:rsidRDefault="00550655" w:rsidP="00550655">
            <w:pPr>
              <w:pStyle w:val="Normal1"/>
              <w:spacing w:after="0"/>
              <w:jc w:val="left"/>
              <w:rPr>
                <w:rFonts w:ascii="Arial" w:eastAsia="Arial" w:hAnsi="Arial" w:cs="Arial"/>
                <w:b/>
                <w:i/>
                <w:sz w:val="18"/>
                <w:szCs w:val="18"/>
              </w:rPr>
            </w:pPr>
            <w:r>
              <w:rPr>
                <w:rFonts w:ascii="Arial" w:eastAsia="Arial" w:hAnsi="Arial" w:cs="Arial"/>
                <w:b/>
                <w:i/>
                <w:sz w:val="18"/>
                <w:szCs w:val="18"/>
              </w:rPr>
              <w:t>System Memory</w:t>
            </w:r>
          </w:p>
        </w:tc>
        <w:tc>
          <w:tcPr>
            <w:tcW w:w="4104" w:type="dxa"/>
            <w:shd w:val="clear" w:color="auto" w:fill="auto"/>
          </w:tcPr>
          <w:p w14:paraId="7D5F7CC3" w14:textId="6A6F7B8A" w:rsidR="00550655" w:rsidRDefault="00550655" w:rsidP="00550655">
            <w:pPr>
              <w:pStyle w:val="Normal1"/>
              <w:spacing w:after="0"/>
              <w:jc w:val="left"/>
              <w:rPr>
                <w:rFonts w:ascii="Arial" w:eastAsia="Arial" w:hAnsi="Arial" w:cs="Arial"/>
                <w:i/>
                <w:sz w:val="18"/>
                <w:szCs w:val="18"/>
              </w:rPr>
            </w:pPr>
            <w:r w:rsidRPr="007E08E3">
              <w:rPr>
                <w:rFonts w:ascii="Arial" w:hAnsi="Arial" w:cs="Arial"/>
                <w:sz w:val="18"/>
                <w:szCs w:val="18"/>
              </w:rPr>
              <w:t>7.5 gb memory</w:t>
            </w:r>
          </w:p>
        </w:tc>
      </w:tr>
      <w:tr w:rsidR="00550655" w14:paraId="4A8F90B5" w14:textId="77777777" w:rsidTr="00690EA3">
        <w:trPr>
          <w:trHeight w:val="206"/>
          <w:jc w:val="center"/>
        </w:trPr>
        <w:tc>
          <w:tcPr>
            <w:tcW w:w="3204" w:type="dxa"/>
            <w:shd w:val="clear" w:color="auto" w:fill="auto"/>
          </w:tcPr>
          <w:p w14:paraId="0DE341A9" w14:textId="2789D388" w:rsidR="00550655" w:rsidRDefault="00550655" w:rsidP="00550655">
            <w:pPr>
              <w:pStyle w:val="Normal1"/>
              <w:spacing w:after="0"/>
              <w:jc w:val="left"/>
              <w:rPr>
                <w:rFonts w:ascii="Arial" w:eastAsia="Arial" w:hAnsi="Arial" w:cs="Arial"/>
                <w:b/>
                <w:i/>
                <w:sz w:val="18"/>
                <w:szCs w:val="18"/>
              </w:rPr>
            </w:pPr>
            <w:r>
              <w:rPr>
                <w:rFonts w:ascii="Arial" w:eastAsia="Arial" w:hAnsi="Arial" w:cs="Arial"/>
                <w:b/>
                <w:i/>
                <w:sz w:val="18"/>
                <w:szCs w:val="18"/>
              </w:rPr>
              <w:t>Hard Disk Space</w:t>
            </w:r>
          </w:p>
        </w:tc>
        <w:tc>
          <w:tcPr>
            <w:tcW w:w="4104" w:type="dxa"/>
            <w:shd w:val="clear" w:color="auto" w:fill="auto"/>
          </w:tcPr>
          <w:p w14:paraId="625AA598" w14:textId="51E3480E" w:rsidR="00550655" w:rsidRDefault="00550655" w:rsidP="00550655">
            <w:pPr>
              <w:pStyle w:val="Normal1"/>
              <w:spacing w:after="0"/>
              <w:jc w:val="left"/>
              <w:rPr>
                <w:rFonts w:ascii="Arial" w:eastAsia="Arial" w:hAnsi="Arial" w:cs="Arial"/>
                <w:i/>
                <w:sz w:val="18"/>
                <w:szCs w:val="18"/>
              </w:rPr>
            </w:pPr>
            <w:r w:rsidRPr="007E08E3">
              <w:rPr>
                <w:rFonts w:ascii="Arial" w:hAnsi="Arial" w:cs="Arial"/>
                <w:sz w:val="18"/>
                <w:szCs w:val="18"/>
              </w:rPr>
              <w:t>1x32 gb SSD</w:t>
            </w:r>
          </w:p>
        </w:tc>
      </w:tr>
      <w:tr w:rsidR="00550655" w14:paraId="3E7B9D0D" w14:textId="77777777" w:rsidTr="00690EA3">
        <w:trPr>
          <w:trHeight w:val="206"/>
          <w:jc w:val="center"/>
        </w:trPr>
        <w:tc>
          <w:tcPr>
            <w:tcW w:w="3204" w:type="dxa"/>
            <w:shd w:val="clear" w:color="auto" w:fill="auto"/>
          </w:tcPr>
          <w:p w14:paraId="5F0D9D73" w14:textId="4DBB7417" w:rsidR="00550655" w:rsidRDefault="00550655" w:rsidP="00550655">
            <w:pPr>
              <w:pStyle w:val="Normal1"/>
              <w:spacing w:after="0"/>
              <w:jc w:val="left"/>
              <w:rPr>
                <w:rFonts w:ascii="Arial" w:eastAsia="Arial" w:hAnsi="Arial" w:cs="Arial"/>
                <w:b/>
                <w:i/>
                <w:sz w:val="18"/>
                <w:szCs w:val="18"/>
              </w:rPr>
            </w:pPr>
            <w:r>
              <w:rPr>
                <w:rFonts w:ascii="Arial" w:eastAsia="Arial" w:hAnsi="Arial" w:cs="Arial"/>
                <w:b/>
                <w:i/>
                <w:sz w:val="18"/>
                <w:szCs w:val="18"/>
              </w:rPr>
              <w:t>Open Ports</w:t>
            </w:r>
          </w:p>
        </w:tc>
        <w:tc>
          <w:tcPr>
            <w:tcW w:w="4104" w:type="dxa"/>
            <w:shd w:val="clear" w:color="auto" w:fill="auto"/>
          </w:tcPr>
          <w:p w14:paraId="285E2344" w14:textId="41836002" w:rsidR="00550655" w:rsidRDefault="00550655" w:rsidP="00550655">
            <w:pPr>
              <w:pStyle w:val="Normal1"/>
              <w:spacing w:after="0"/>
              <w:jc w:val="left"/>
              <w:rPr>
                <w:rFonts w:ascii="Arial" w:eastAsia="Arial" w:hAnsi="Arial" w:cs="Arial"/>
                <w:i/>
                <w:sz w:val="18"/>
                <w:szCs w:val="18"/>
              </w:rPr>
            </w:pPr>
            <w:r w:rsidRPr="007E08E3">
              <w:rPr>
                <w:rFonts w:ascii="Arial" w:hAnsi="Arial" w:cs="Arial"/>
                <w:sz w:val="18"/>
                <w:szCs w:val="18"/>
              </w:rPr>
              <w:t>2181, 2888, 3888</w:t>
            </w:r>
          </w:p>
        </w:tc>
      </w:tr>
    </w:tbl>
    <w:p w14:paraId="477C0E54" w14:textId="70497756" w:rsidR="005864F3" w:rsidDel="00371A2A" w:rsidRDefault="005864F3" w:rsidP="00F52B3F">
      <w:pPr>
        <w:pStyle w:val="Caption"/>
        <w:jc w:val="center"/>
        <w:rPr>
          <w:del w:id="93" w:author="Jason Jafarian" w:date="2016-02-17T17:21:00Z"/>
          <w:b/>
          <w:i w:val="0"/>
          <w:color w:val="000000" w:themeColor="text1"/>
          <w:sz w:val="24"/>
          <w:szCs w:val="24"/>
        </w:rPr>
      </w:pPr>
      <w:bookmarkStart w:id="94" w:name="_Toc442439893"/>
      <w:del w:id="95" w:author="Jason Jafarian" w:date="2016-02-17T17:21:00Z">
        <w:r w:rsidRPr="005864F3" w:rsidDel="00371A2A">
          <w:rPr>
            <w:b/>
            <w:i w:val="0"/>
            <w:color w:val="000000" w:themeColor="text1"/>
            <w:sz w:val="24"/>
            <w:szCs w:val="24"/>
          </w:rPr>
          <w:delText xml:space="preserve">Table </w:delText>
        </w:r>
        <w:r w:rsidRPr="005864F3" w:rsidDel="00371A2A">
          <w:rPr>
            <w:b/>
            <w:i w:val="0"/>
            <w:color w:val="000000" w:themeColor="text1"/>
          </w:rPr>
          <w:fldChar w:fldCharType="begin"/>
        </w:r>
        <w:r w:rsidRPr="005864F3" w:rsidDel="00371A2A">
          <w:rPr>
            <w:b/>
            <w:i w:val="0"/>
            <w:color w:val="000000" w:themeColor="text1"/>
            <w:sz w:val="24"/>
            <w:szCs w:val="24"/>
          </w:rPr>
          <w:delInstrText xml:space="preserve"> SEQ Table \* ARABIC </w:delInstrText>
        </w:r>
        <w:r w:rsidRPr="005864F3" w:rsidDel="00371A2A">
          <w:rPr>
            <w:b/>
            <w:i w:val="0"/>
            <w:color w:val="000000" w:themeColor="text1"/>
          </w:rPr>
          <w:fldChar w:fldCharType="separate"/>
        </w:r>
        <w:r w:rsidR="002C6D97" w:rsidDel="00371A2A">
          <w:rPr>
            <w:b/>
            <w:i w:val="0"/>
            <w:noProof/>
            <w:color w:val="000000" w:themeColor="text1"/>
            <w:sz w:val="24"/>
            <w:szCs w:val="24"/>
          </w:rPr>
          <w:delText>1</w:delText>
        </w:r>
        <w:r w:rsidRPr="005864F3" w:rsidDel="00371A2A">
          <w:rPr>
            <w:b/>
            <w:i w:val="0"/>
            <w:color w:val="000000" w:themeColor="text1"/>
          </w:rPr>
          <w:fldChar w:fldCharType="end"/>
        </w:r>
        <w:r w:rsidRPr="005864F3" w:rsidDel="00371A2A">
          <w:rPr>
            <w:b/>
            <w:i w:val="0"/>
            <w:color w:val="000000" w:themeColor="text1"/>
            <w:sz w:val="24"/>
            <w:szCs w:val="24"/>
          </w:rPr>
          <w:delText xml:space="preserve">: </w:delText>
        </w:r>
        <w:r w:rsidR="00F52B3F" w:rsidDel="00371A2A">
          <w:rPr>
            <w:b/>
            <w:i w:val="0"/>
            <w:color w:val="000000" w:themeColor="text1"/>
            <w:sz w:val="24"/>
            <w:szCs w:val="24"/>
          </w:rPr>
          <w:delText>Development</w:delText>
        </w:r>
        <w:r w:rsidRPr="005864F3" w:rsidDel="00371A2A">
          <w:rPr>
            <w:b/>
            <w:i w:val="0"/>
            <w:color w:val="000000" w:themeColor="text1"/>
            <w:sz w:val="24"/>
            <w:szCs w:val="24"/>
          </w:rPr>
          <w:delText xml:space="preserve"> VPC</w:delText>
        </w:r>
        <w:bookmarkEnd w:id="94"/>
      </w:del>
    </w:p>
    <w:p w14:paraId="003FFBA0" w14:textId="1C72C6DD" w:rsidR="0028250A" w:rsidRPr="0028250A" w:rsidDel="00371A2A" w:rsidRDefault="0028250A">
      <w:pPr>
        <w:pStyle w:val="Caption"/>
        <w:jc w:val="center"/>
        <w:rPr>
          <w:del w:id="96" w:author="Jason Jafarian" w:date="2016-02-17T17:21:00Z"/>
        </w:rPr>
        <w:pPrChange w:id="97" w:author="Jason Jafarian" w:date="2016-02-17T17:21:00Z">
          <w:pPr/>
        </w:pPrChange>
      </w:pPr>
    </w:p>
    <w:tbl>
      <w:tblPr>
        <w:tblStyle w:val="a1"/>
        <w:tblW w:w="7308"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3204"/>
        <w:gridCol w:w="4104"/>
      </w:tblGrid>
      <w:tr w:rsidR="00D83B36" w:rsidDel="00371A2A" w14:paraId="451E61BA" w14:textId="443DEE70" w:rsidTr="00690EA3">
        <w:trPr>
          <w:jc w:val="center"/>
          <w:del w:id="98" w:author="Jason Jafarian" w:date="2016-02-17T17:21:00Z"/>
        </w:trPr>
        <w:tc>
          <w:tcPr>
            <w:tcW w:w="7308" w:type="dxa"/>
            <w:gridSpan w:val="2"/>
            <w:shd w:val="clear" w:color="auto" w:fill="BFBFBF"/>
          </w:tcPr>
          <w:p w14:paraId="617AF538" w14:textId="437A41DF" w:rsidR="00D83B36" w:rsidDel="00371A2A" w:rsidRDefault="00D83B36" w:rsidP="0028250A">
            <w:pPr>
              <w:pStyle w:val="Normal1"/>
              <w:spacing w:after="0"/>
              <w:jc w:val="left"/>
              <w:rPr>
                <w:del w:id="99" w:author="Jason Jafarian" w:date="2016-02-17T17:21:00Z"/>
              </w:rPr>
            </w:pPr>
            <w:commentRangeStart w:id="100"/>
            <w:del w:id="101" w:author="Jason Jafarian" w:date="2016-02-17T17:21:00Z">
              <w:r w:rsidDel="00371A2A">
                <w:rPr>
                  <w:rFonts w:ascii="Arial" w:eastAsia="Arial" w:hAnsi="Arial" w:cs="Arial"/>
                  <w:b/>
                  <w:sz w:val="18"/>
                  <w:szCs w:val="18"/>
                </w:rPr>
                <w:delText>Banana Web Server</w:delText>
              </w:r>
              <w:commentRangeEnd w:id="100"/>
              <w:r w:rsidR="00C11D2A" w:rsidDel="00371A2A">
                <w:rPr>
                  <w:rStyle w:val="CommentReference"/>
                  <w:color w:val="auto"/>
                </w:rPr>
                <w:commentReference w:id="100"/>
              </w:r>
            </w:del>
          </w:p>
        </w:tc>
      </w:tr>
      <w:tr w:rsidR="00D83B36" w:rsidDel="00371A2A" w14:paraId="094A9CFF" w14:textId="5BCA0C1B" w:rsidTr="00690EA3">
        <w:trPr>
          <w:jc w:val="center"/>
          <w:del w:id="102" w:author="Jason Jafarian" w:date="2016-02-17T17:21:00Z"/>
        </w:trPr>
        <w:tc>
          <w:tcPr>
            <w:tcW w:w="3204" w:type="dxa"/>
          </w:tcPr>
          <w:p w14:paraId="3997E421" w14:textId="3C0450AB" w:rsidR="00D83B36" w:rsidDel="00371A2A" w:rsidRDefault="00D83B36" w:rsidP="0028250A">
            <w:pPr>
              <w:pStyle w:val="Normal1"/>
              <w:spacing w:after="0"/>
              <w:jc w:val="left"/>
              <w:rPr>
                <w:del w:id="103" w:author="Jason Jafarian" w:date="2016-02-17T17:21:00Z"/>
              </w:rPr>
            </w:pPr>
            <w:del w:id="104" w:author="Jason Jafarian" w:date="2016-02-17T17:21:00Z">
              <w:r w:rsidDel="00371A2A">
                <w:rPr>
                  <w:rFonts w:ascii="Arial" w:eastAsia="Arial" w:hAnsi="Arial" w:cs="Arial"/>
                  <w:b/>
                  <w:i/>
                  <w:sz w:val="18"/>
                  <w:szCs w:val="18"/>
                </w:rPr>
                <w:delText>Processor Type</w:delText>
              </w:r>
            </w:del>
          </w:p>
        </w:tc>
        <w:tc>
          <w:tcPr>
            <w:tcW w:w="4104" w:type="dxa"/>
          </w:tcPr>
          <w:p w14:paraId="13178B60" w14:textId="2E85BDAB" w:rsidR="00D83B36" w:rsidDel="00371A2A" w:rsidRDefault="00D83B36" w:rsidP="0028250A">
            <w:pPr>
              <w:pStyle w:val="Normal1"/>
              <w:spacing w:after="0"/>
              <w:jc w:val="left"/>
              <w:rPr>
                <w:del w:id="105" w:author="Jason Jafarian" w:date="2016-02-17T17:21:00Z"/>
              </w:rPr>
            </w:pPr>
            <w:del w:id="106" w:author="Jason Jafarian" w:date="2016-02-17T17:21:00Z">
              <w:r w:rsidDel="00371A2A">
                <w:rPr>
                  <w:rFonts w:ascii="Arial" w:eastAsia="Arial" w:hAnsi="Arial" w:cs="Arial"/>
                  <w:i/>
                  <w:sz w:val="18"/>
                  <w:szCs w:val="18"/>
                </w:rPr>
                <w:delText>Intel Core 2 Duo - 6700</w:delText>
              </w:r>
            </w:del>
          </w:p>
        </w:tc>
      </w:tr>
      <w:tr w:rsidR="00D83B36" w:rsidDel="00371A2A" w14:paraId="6AE66B0A" w14:textId="4089446F" w:rsidTr="00690EA3">
        <w:trPr>
          <w:jc w:val="center"/>
          <w:del w:id="107" w:author="Jason Jafarian" w:date="2016-02-17T17:21:00Z"/>
        </w:trPr>
        <w:tc>
          <w:tcPr>
            <w:tcW w:w="3204" w:type="dxa"/>
          </w:tcPr>
          <w:p w14:paraId="0E75A22E" w14:textId="24FF755F" w:rsidR="00D83B36" w:rsidDel="00371A2A" w:rsidRDefault="00D83B36" w:rsidP="0028250A">
            <w:pPr>
              <w:pStyle w:val="Normal1"/>
              <w:spacing w:after="0"/>
              <w:jc w:val="left"/>
              <w:rPr>
                <w:del w:id="108" w:author="Jason Jafarian" w:date="2016-02-17T17:21:00Z"/>
              </w:rPr>
            </w:pPr>
            <w:del w:id="109" w:author="Jason Jafarian" w:date="2016-02-17T17:21:00Z">
              <w:r w:rsidDel="00371A2A">
                <w:rPr>
                  <w:rFonts w:ascii="Arial" w:eastAsia="Arial" w:hAnsi="Arial" w:cs="Arial"/>
                  <w:b/>
                  <w:i/>
                  <w:sz w:val="18"/>
                  <w:szCs w:val="18"/>
                </w:rPr>
                <w:delText>System Memory</w:delText>
              </w:r>
            </w:del>
          </w:p>
        </w:tc>
        <w:tc>
          <w:tcPr>
            <w:tcW w:w="4104" w:type="dxa"/>
          </w:tcPr>
          <w:p w14:paraId="51DB7363" w14:textId="688B3BFD" w:rsidR="00D83B36" w:rsidDel="00371A2A" w:rsidRDefault="00D83B36" w:rsidP="0028250A">
            <w:pPr>
              <w:pStyle w:val="Normal1"/>
              <w:spacing w:after="0"/>
              <w:jc w:val="left"/>
              <w:rPr>
                <w:del w:id="110" w:author="Jason Jafarian" w:date="2016-02-17T17:21:00Z"/>
              </w:rPr>
            </w:pPr>
            <w:del w:id="111" w:author="Jason Jafarian" w:date="2016-02-17T17:21:00Z">
              <w:r w:rsidDel="00371A2A">
                <w:rPr>
                  <w:rFonts w:ascii="Arial" w:eastAsia="Arial" w:hAnsi="Arial" w:cs="Arial"/>
                  <w:i/>
                  <w:sz w:val="18"/>
                  <w:szCs w:val="18"/>
                </w:rPr>
                <w:delText>4GB of Cosair Memory at 800MHZ</w:delText>
              </w:r>
            </w:del>
          </w:p>
        </w:tc>
      </w:tr>
      <w:tr w:rsidR="00D83B36" w:rsidDel="00371A2A" w14:paraId="077E2DAA" w14:textId="48B10891" w:rsidTr="00690EA3">
        <w:trPr>
          <w:trHeight w:val="197"/>
          <w:jc w:val="center"/>
          <w:del w:id="112" w:author="Jason Jafarian" w:date="2016-02-17T17:21:00Z"/>
        </w:trPr>
        <w:tc>
          <w:tcPr>
            <w:tcW w:w="3204" w:type="dxa"/>
          </w:tcPr>
          <w:p w14:paraId="24A542D0" w14:textId="122EC3D3" w:rsidR="00D83B36" w:rsidDel="00371A2A" w:rsidRDefault="00D83B36" w:rsidP="0028250A">
            <w:pPr>
              <w:pStyle w:val="Normal1"/>
              <w:spacing w:after="0"/>
              <w:jc w:val="left"/>
              <w:rPr>
                <w:del w:id="113" w:author="Jason Jafarian" w:date="2016-02-17T17:21:00Z"/>
              </w:rPr>
            </w:pPr>
            <w:del w:id="114" w:author="Jason Jafarian" w:date="2016-02-17T17:21:00Z">
              <w:r w:rsidDel="00371A2A">
                <w:rPr>
                  <w:rFonts w:ascii="Arial" w:eastAsia="Arial" w:hAnsi="Arial" w:cs="Arial"/>
                  <w:b/>
                  <w:i/>
                  <w:sz w:val="18"/>
                  <w:szCs w:val="18"/>
                </w:rPr>
                <w:delText>Hard Disk Space</w:delText>
              </w:r>
            </w:del>
          </w:p>
        </w:tc>
        <w:tc>
          <w:tcPr>
            <w:tcW w:w="4104" w:type="dxa"/>
          </w:tcPr>
          <w:p w14:paraId="7300F9DB" w14:textId="580B6866" w:rsidR="00D83B36" w:rsidDel="00371A2A" w:rsidRDefault="00D83B36" w:rsidP="0028250A">
            <w:pPr>
              <w:pStyle w:val="Normal1"/>
              <w:spacing w:after="0"/>
              <w:jc w:val="left"/>
              <w:rPr>
                <w:del w:id="115" w:author="Jason Jafarian" w:date="2016-02-17T17:21:00Z"/>
              </w:rPr>
            </w:pPr>
            <w:del w:id="116" w:author="Jason Jafarian" w:date="2016-02-17T17:21:00Z">
              <w:r w:rsidDel="00371A2A">
                <w:rPr>
                  <w:rFonts w:ascii="Arial" w:eastAsia="Arial" w:hAnsi="Arial" w:cs="Arial"/>
                  <w:i/>
                  <w:sz w:val="18"/>
                  <w:szCs w:val="18"/>
                </w:rPr>
                <w:delText>3 500GB drives in a RAID 0 arrangement</w:delText>
              </w:r>
            </w:del>
          </w:p>
        </w:tc>
      </w:tr>
      <w:tr w:rsidR="00D83B36" w:rsidDel="00371A2A" w14:paraId="3E90819C" w14:textId="69EFCA5E" w:rsidTr="00690EA3">
        <w:trPr>
          <w:trHeight w:val="197"/>
          <w:jc w:val="center"/>
          <w:del w:id="117" w:author="Jason Jafarian" w:date="2016-02-17T17:21:00Z"/>
        </w:trPr>
        <w:tc>
          <w:tcPr>
            <w:tcW w:w="7308" w:type="dxa"/>
            <w:gridSpan w:val="2"/>
            <w:shd w:val="clear" w:color="auto" w:fill="BFBFBF" w:themeFill="background1" w:themeFillShade="BF"/>
          </w:tcPr>
          <w:p w14:paraId="0EAA83D7" w14:textId="54EED860" w:rsidR="00D83B36" w:rsidDel="00371A2A" w:rsidRDefault="00D83B36" w:rsidP="0028250A">
            <w:pPr>
              <w:pStyle w:val="Normal1"/>
              <w:spacing w:after="0"/>
              <w:jc w:val="left"/>
              <w:rPr>
                <w:del w:id="118" w:author="Jason Jafarian" w:date="2016-02-17T17:21:00Z"/>
                <w:rFonts w:ascii="Arial" w:eastAsia="Arial" w:hAnsi="Arial" w:cs="Arial"/>
                <w:i/>
                <w:sz w:val="18"/>
                <w:szCs w:val="18"/>
              </w:rPr>
            </w:pPr>
            <w:del w:id="119" w:author="Jason Jafarian" w:date="2016-02-17T17:21:00Z">
              <w:r w:rsidDel="00371A2A">
                <w:rPr>
                  <w:rFonts w:ascii="Arial" w:eastAsia="Arial" w:hAnsi="Arial" w:cs="Arial"/>
                  <w:b/>
                  <w:sz w:val="18"/>
                  <w:szCs w:val="18"/>
                </w:rPr>
                <w:delText>Solr Server</w:delText>
              </w:r>
            </w:del>
          </w:p>
        </w:tc>
      </w:tr>
      <w:tr w:rsidR="00D83B36" w:rsidDel="00371A2A" w14:paraId="66F31DDF" w14:textId="7FD02E61" w:rsidTr="00690EA3">
        <w:trPr>
          <w:trHeight w:val="206"/>
          <w:jc w:val="center"/>
          <w:del w:id="120" w:author="Jason Jafarian" w:date="2016-02-17T17:21:00Z"/>
        </w:trPr>
        <w:tc>
          <w:tcPr>
            <w:tcW w:w="3204" w:type="dxa"/>
            <w:shd w:val="clear" w:color="auto" w:fill="auto"/>
          </w:tcPr>
          <w:p w14:paraId="48C9017B" w14:textId="607B15F5" w:rsidR="00D83B36" w:rsidDel="00371A2A" w:rsidRDefault="00D83B36" w:rsidP="0028250A">
            <w:pPr>
              <w:pStyle w:val="Normal1"/>
              <w:spacing w:after="0"/>
              <w:jc w:val="left"/>
              <w:rPr>
                <w:del w:id="121" w:author="Jason Jafarian" w:date="2016-02-17T17:21:00Z"/>
                <w:rFonts w:ascii="Arial" w:eastAsia="Arial" w:hAnsi="Arial" w:cs="Arial"/>
                <w:b/>
                <w:sz w:val="18"/>
                <w:szCs w:val="18"/>
              </w:rPr>
            </w:pPr>
            <w:del w:id="122" w:author="Jason Jafarian" w:date="2016-02-17T17:21:00Z">
              <w:r w:rsidDel="00371A2A">
                <w:rPr>
                  <w:rFonts w:ascii="Arial" w:eastAsia="Arial" w:hAnsi="Arial" w:cs="Arial"/>
                  <w:b/>
                  <w:i/>
                  <w:sz w:val="18"/>
                  <w:szCs w:val="18"/>
                </w:rPr>
                <w:delText>Processor Type</w:delText>
              </w:r>
            </w:del>
          </w:p>
        </w:tc>
        <w:tc>
          <w:tcPr>
            <w:tcW w:w="4104" w:type="dxa"/>
            <w:shd w:val="clear" w:color="auto" w:fill="auto"/>
          </w:tcPr>
          <w:p w14:paraId="624AB448" w14:textId="24AF9ABE" w:rsidR="00D83B36" w:rsidDel="00371A2A" w:rsidRDefault="00D83B36" w:rsidP="0028250A">
            <w:pPr>
              <w:pStyle w:val="Normal1"/>
              <w:spacing w:after="0"/>
              <w:jc w:val="left"/>
              <w:rPr>
                <w:del w:id="123" w:author="Jason Jafarian" w:date="2016-02-17T17:21:00Z"/>
                <w:rFonts w:ascii="Arial" w:eastAsia="Arial" w:hAnsi="Arial" w:cs="Arial"/>
                <w:b/>
                <w:sz w:val="18"/>
                <w:szCs w:val="18"/>
              </w:rPr>
            </w:pPr>
            <w:del w:id="124" w:author="Jason Jafarian" w:date="2016-02-17T17:21:00Z">
              <w:r w:rsidDel="00371A2A">
                <w:rPr>
                  <w:rFonts w:ascii="Arial" w:eastAsia="Arial" w:hAnsi="Arial" w:cs="Arial"/>
                  <w:i/>
                  <w:sz w:val="18"/>
                  <w:szCs w:val="18"/>
                </w:rPr>
                <w:delText>Intel Core 2 Duo – 6700</w:delText>
              </w:r>
            </w:del>
          </w:p>
        </w:tc>
      </w:tr>
      <w:tr w:rsidR="00D83B36" w:rsidDel="00371A2A" w14:paraId="056416CB" w14:textId="2BFCA3F8" w:rsidTr="00690EA3">
        <w:trPr>
          <w:trHeight w:val="206"/>
          <w:jc w:val="center"/>
          <w:del w:id="125" w:author="Jason Jafarian" w:date="2016-02-17T17:21:00Z"/>
        </w:trPr>
        <w:tc>
          <w:tcPr>
            <w:tcW w:w="3204" w:type="dxa"/>
            <w:shd w:val="clear" w:color="auto" w:fill="auto"/>
          </w:tcPr>
          <w:p w14:paraId="17CDED8C" w14:textId="6A90B058" w:rsidR="00D83B36" w:rsidDel="00371A2A" w:rsidRDefault="00D83B36" w:rsidP="0028250A">
            <w:pPr>
              <w:pStyle w:val="Normal1"/>
              <w:spacing w:after="0"/>
              <w:jc w:val="left"/>
              <w:rPr>
                <w:del w:id="126" w:author="Jason Jafarian" w:date="2016-02-17T17:21:00Z"/>
                <w:rFonts w:ascii="Arial" w:eastAsia="Arial" w:hAnsi="Arial" w:cs="Arial"/>
                <w:b/>
                <w:i/>
                <w:sz w:val="18"/>
                <w:szCs w:val="18"/>
              </w:rPr>
            </w:pPr>
            <w:del w:id="127" w:author="Jason Jafarian" w:date="2016-02-17T17:21:00Z">
              <w:r w:rsidDel="00371A2A">
                <w:rPr>
                  <w:rFonts w:ascii="Arial" w:eastAsia="Arial" w:hAnsi="Arial" w:cs="Arial"/>
                  <w:b/>
                  <w:i/>
                  <w:sz w:val="18"/>
                  <w:szCs w:val="18"/>
                </w:rPr>
                <w:delText>System Memory</w:delText>
              </w:r>
            </w:del>
          </w:p>
        </w:tc>
        <w:tc>
          <w:tcPr>
            <w:tcW w:w="4104" w:type="dxa"/>
            <w:shd w:val="clear" w:color="auto" w:fill="auto"/>
          </w:tcPr>
          <w:p w14:paraId="521EDF29" w14:textId="1F44C314" w:rsidR="00D83B36" w:rsidDel="00371A2A" w:rsidRDefault="00D83B36" w:rsidP="0028250A">
            <w:pPr>
              <w:pStyle w:val="Normal1"/>
              <w:spacing w:after="0"/>
              <w:jc w:val="left"/>
              <w:rPr>
                <w:del w:id="128" w:author="Jason Jafarian" w:date="2016-02-17T17:21:00Z"/>
                <w:rFonts w:ascii="Arial" w:eastAsia="Arial" w:hAnsi="Arial" w:cs="Arial"/>
                <w:i/>
                <w:sz w:val="18"/>
                <w:szCs w:val="18"/>
              </w:rPr>
            </w:pPr>
            <w:del w:id="129" w:author="Jason Jafarian" w:date="2016-02-17T17:21:00Z">
              <w:r w:rsidDel="00371A2A">
                <w:rPr>
                  <w:rFonts w:ascii="Arial" w:eastAsia="Arial" w:hAnsi="Arial" w:cs="Arial"/>
                  <w:i/>
                  <w:sz w:val="18"/>
                  <w:szCs w:val="18"/>
                </w:rPr>
                <w:delText>4GB of Cosair Memory at 800MHZ</w:delText>
              </w:r>
            </w:del>
          </w:p>
        </w:tc>
      </w:tr>
      <w:tr w:rsidR="00D83B36" w:rsidDel="00371A2A" w14:paraId="6F342D66" w14:textId="64427B3B" w:rsidTr="00690EA3">
        <w:trPr>
          <w:trHeight w:val="206"/>
          <w:jc w:val="center"/>
          <w:del w:id="130" w:author="Jason Jafarian" w:date="2016-02-17T17:21:00Z"/>
        </w:trPr>
        <w:tc>
          <w:tcPr>
            <w:tcW w:w="3204" w:type="dxa"/>
            <w:shd w:val="clear" w:color="auto" w:fill="auto"/>
          </w:tcPr>
          <w:p w14:paraId="6BCB16A0" w14:textId="0FD4BECA" w:rsidR="00D83B36" w:rsidDel="00371A2A" w:rsidRDefault="00D83B36" w:rsidP="0028250A">
            <w:pPr>
              <w:pStyle w:val="Normal1"/>
              <w:spacing w:after="0"/>
              <w:jc w:val="left"/>
              <w:rPr>
                <w:del w:id="131" w:author="Jason Jafarian" w:date="2016-02-17T17:21:00Z"/>
                <w:rFonts w:ascii="Arial" w:eastAsia="Arial" w:hAnsi="Arial" w:cs="Arial"/>
                <w:b/>
                <w:i/>
                <w:sz w:val="18"/>
                <w:szCs w:val="18"/>
              </w:rPr>
            </w:pPr>
            <w:del w:id="132" w:author="Jason Jafarian" w:date="2016-02-17T17:21:00Z">
              <w:r w:rsidDel="00371A2A">
                <w:rPr>
                  <w:rFonts w:ascii="Arial" w:eastAsia="Arial" w:hAnsi="Arial" w:cs="Arial"/>
                  <w:b/>
                  <w:i/>
                  <w:sz w:val="18"/>
                  <w:szCs w:val="18"/>
                </w:rPr>
                <w:delText>Hard Disk Space</w:delText>
              </w:r>
            </w:del>
          </w:p>
        </w:tc>
        <w:tc>
          <w:tcPr>
            <w:tcW w:w="4104" w:type="dxa"/>
            <w:shd w:val="clear" w:color="auto" w:fill="auto"/>
          </w:tcPr>
          <w:p w14:paraId="692FF0C2" w14:textId="1B92A7F7" w:rsidR="00D83B36" w:rsidDel="00371A2A" w:rsidRDefault="00D83B36" w:rsidP="0028250A">
            <w:pPr>
              <w:pStyle w:val="Normal1"/>
              <w:spacing w:after="0"/>
              <w:jc w:val="left"/>
              <w:rPr>
                <w:del w:id="133" w:author="Jason Jafarian" w:date="2016-02-17T17:21:00Z"/>
                <w:rFonts w:ascii="Arial" w:eastAsia="Arial" w:hAnsi="Arial" w:cs="Arial"/>
                <w:i/>
                <w:sz w:val="18"/>
                <w:szCs w:val="18"/>
              </w:rPr>
            </w:pPr>
            <w:del w:id="134" w:author="Jason Jafarian" w:date="2016-02-17T17:21:00Z">
              <w:r w:rsidDel="00371A2A">
                <w:rPr>
                  <w:rFonts w:ascii="Arial" w:eastAsia="Arial" w:hAnsi="Arial" w:cs="Arial"/>
                  <w:i/>
                  <w:sz w:val="18"/>
                  <w:szCs w:val="18"/>
                </w:rPr>
                <w:delText>3 500GB drives in a RAID 0 arrangement</w:delText>
              </w:r>
            </w:del>
          </w:p>
        </w:tc>
      </w:tr>
      <w:tr w:rsidR="00D83B36" w:rsidDel="00371A2A" w14:paraId="0ACBE4B2" w14:textId="6372325C" w:rsidTr="00690EA3">
        <w:trPr>
          <w:trHeight w:val="206"/>
          <w:jc w:val="center"/>
          <w:del w:id="135" w:author="Jason Jafarian" w:date="2016-02-17T17:21:00Z"/>
        </w:trPr>
        <w:tc>
          <w:tcPr>
            <w:tcW w:w="7308" w:type="dxa"/>
            <w:gridSpan w:val="2"/>
            <w:shd w:val="clear" w:color="auto" w:fill="BFBFBF" w:themeFill="background1" w:themeFillShade="BF"/>
          </w:tcPr>
          <w:p w14:paraId="3FBE839D" w14:textId="3EDDF0F8" w:rsidR="00D83B36" w:rsidDel="00371A2A" w:rsidRDefault="00D83B36" w:rsidP="0028250A">
            <w:pPr>
              <w:pStyle w:val="Normal1"/>
              <w:spacing w:after="0"/>
              <w:jc w:val="left"/>
              <w:rPr>
                <w:del w:id="136" w:author="Jason Jafarian" w:date="2016-02-17T17:21:00Z"/>
                <w:rFonts w:ascii="Arial" w:eastAsia="Arial" w:hAnsi="Arial" w:cs="Arial"/>
                <w:i/>
                <w:sz w:val="18"/>
                <w:szCs w:val="18"/>
              </w:rPr>
            </w:pPr>
            <w:del w:id="137" w:author="Jason Jafarian" w:date="2016-02-17T17:21:00Z">
              <w:r w:rsidDel="00371A2A">
                <w:rPr>
                  <w:rFonts w:ascii="Arial" w:eastAsia="Arial" w:hAnsi="Arial" w:cs="Arial"/>
                  <w:b/>
                  <w:sz w:val="18"/>
                  <w:szCs w:val="18"/>
                </w:rPr>
                <w:delText>Solr Server</w:delText>
              </w:r>
            </w:del>
          </w:p>
        </w:tc>
      </w:tr>
      <w:tr w:rsidR="00D83B36" w:rsidDel="00371A2A" w14:paraId="671FDF11" w14:textId="5748103B" w:rsidTr="00690EA3">
        <w:trPr>
          <w:trHeight w:val="206"/>
          <w:jc w:val="center"/>
          <w:del w:id="138" w:author="Jason Jafarian" w:date="2016-02-17T17:21:00Z"/>
        </w:trPr>
        <w:tc>
          <w:tcPr>
            <w:tcW w:w="3204" w:type="dxa"/>
            <w:shd w:val="clear" w:color="auto" w:fill="auto"/>
          </w:tcPr>
          <w:p w14:paraId="4B113F27" w14:textId="196116D3" w:rsidR="00D83B36" w:rsidDel="00371A2A" w:rsidRDefault="00D83B36" w:rsidP="0028250A">
            <w:pPr>
              <w:pStyle w:val="Normal1"/>
              <w:spacing w:after="0"/>
              <w:jc w:val="left"/>
              <w:rPr>
                <w:del w:id="139" w:author="Jason Jafarian" w:date="2016-02-17T17:21:00Z"/>
                <w:rFonts w:ascii="Arial" w:eastAsia="Arial" w:hAnsi="Arial" w:cs="Arial"/>
                <w:b/>
                <w:i/>
                <w:sz w:val="18"/>
                <w:szCs w:val="18"/>
              </w:rPr>
            </w:pPr>
            <w:del w:id="140" w:author="Jason Jafarian" w:date="2016-02-17T17:21:00Z">
              <w:r w:rsidDel="00371A2A">
                <w:rPr>
                  <w:rFonts w:ascii="Arial" w:eastAsia="Arial" w:hAnsi="Arial" w:cs="Arial"/>
                  <w:b/>
                  <w:i/>
                  <w:sz w:val="18"/>
                  <w:szCs w:val="18"/>
                </w:rPr>
                <w:delText>Processor Type</w:delText>
              </w:r>
            </w:del>
          </w:p>
        </w:tc>
        <w:tc>
          <w:tcPr>
            <w:tcW w:w="4104" w:type="dxa"/>
            <w:shd w:val="clear" w:color="auto" w:fill="auto"/>
          </w:tcPr>
          <w:p w14:paraId="6FB0A7BD" w14:textId="15A43313" w:rsidR="00D83B36" w:rsidDel="00371A2A" w:rsidRDefault="00D83B36" w:rsidP="0028250A">
            <w:pPr>
              <w:pStyle w:val="Normal1"/>
              <w:spacing w:after="0"/>
              <w:jc w:val="left"/>
              <w:rPr>
                <w:del w:id="141" w:author="Jason Jafarian" w:date="2016-02-17T17:21:00Z"/>
                <w:rFonts w:ascii="Arial" w:eastAsia="Arial" w:hAnsi="Arial" w:cs="Arial"/>
                <w:i/>
                <w:sz w:val="18"/>
                <w:szCs w:val="18"/>
              </w:rPr>
            </w:pPr>
            <w:del w:id="142" w:author="Jason Jafarian" w:date="2016-02-17T17:21:00Z">
              <w:r w:rsidDel="00371A2A">
                <w:rPr>
                  <w:rFonts w:ascii="Arial" w:eastAsia="Arial" w:hAnsi="Arial" w:cs="Arial"/>
                  <w:i/>
                  <w:sz w:val="18"/>
                  <w:szCs w:val="18"/>
                </w:rPr>
                <w:delText>Intel Core 2 Duo – 6700</w:delText>
              </w:r>
            </w:del>
          </w:p>
        </w:tc>
      </w:tr>
      <w:tr w:rsidR="00D83B36" w:rsidDel="00371A2A" w14:paraId="25C41595" w14:textId="08EAA009" w:rsidTr="00690EA3">
        <w:trPr>
          <w:trHeight w:val="224"/>
          <w:jc w:val="center"/>
          <w:del w:id="143" w:author="Jason Jafarian" w:date="2016-02-17T17:21:00Z"/>
        </w:trPr>
        <w:tc>
          <w:tcPr>
            <w:tcW w:w="3204" w:type="dxa"/>
            <w:shd w:val="clear" w:color="auto" w:fill="auto"/>
          </w:tcPr>
          <w:p w14:paraId="4CBD6E1C" w14:textId="568C01A0" w:rsidR="00D83B36" w:rsidDel="00371A2A" w:rsidRDefault="00D83B36" w:rsidP="0028250A">
            <w:pPr>
              <w:pStyle w:val="Normal1"/>
              <w:spacing w:after="0"/>
              <w:jc w:val="left"/>
              <w:rPr>
                <w:del w:id="144" w:author="Jason Jafarian" w:date="2016-02-17T17:21:00Z"/>
                <w:rFonts w:ascii="Arial" w:eastAsia="Arial" w:hAnsi="Arial" w:cs="Arial"/>
                <w:b/>
                <w:i/>
                <w:sz w:val="18"/>
                <w:szCs w:val="18"/>
              </w:rPr>
            </w:pPr>
            <w:del w:id="145" w:author="Jason Jafarian" w:date="2016-02-17T17:21:00Z">
              <w:r w:rsidDel="00371A2A">
                <w:rPr>
                  <w:rFonts w:ascii="Arial" w:eastAsia="Arial" w:hAnsi="Arial" w:cs="Arial"/>
                  <w:b/>
                  <w:i/>
                  <w:sz w:val="18"/>
                  <w:szCs w:val="18"/>
                </w:rPr>
                <w:delText>System Memory</w:delText>
              </w:r>
            </w:del>
          </w:p>
        </w:tc>
        <w:tc>
          <w:tcPr>
            <w:tcW w:w="4104" w:type="dxa"/>
            <w:shd w:val="clear" w:color="auto" w:fill="auto"/>
          </w:tcPr>
          <w:p w14:paraId="1A360755" w14:textId="0034E966" w:rsidR="00D83B36" w:rsidDel="00371A2A" w:rsidRDefault="00D83B36" w:rsidP="0028250A">
            <w:pPr>
              <w:pStyle w:val="Normal1"/>
              <w:spacing w:after="0"/>
              <w:jc w:val="left"/>
              <w:rPr>
                <w:del w:id="146" w:author="Jason Jafarian" w:date="2016-02-17T17:21:00Z"/>
                <w:rFonts w:ascii="Arial" w:eastAsia="Arial" w:hAnsi="Arial" w:cs="Arial"/>
                <w:i/>
                <w:sz w:val="18"/>
                <w:szCs w:val="18"/>
              </w:rPr>
            </w:pPr>
            <w:del w:id="147" w:author="Jason Jafarian" w:date="2016-02-17T17:21:00Z">
              <w:r w:rsidDel="00371A2A">
                <w:rPr>
                  <w:rFonts w:ascii="Arial" w:eastAsia="Arial" w:hAnsi="Arial" w:cs="Arial"/>
                  <w:i/>
                  <w:sz w:val="18"/>
                  <w:szCs w:val="18"/>
                </w:rPr>
                <w:delText>4GB of Cosair Memory at 800MHZ</w:delText>
              </w:r>
            </w:del>
          </w:p>
        </w:tc>
      </w:tr>
      <w:tr w:rsidR="00D83B36" w:rsidDel="00371A2A" w14:paraId="21B6E36C" w14:textId="4E418FEC" w:rsidTr="00690EA3">
        <w:trPr>
          <w:trHeight w:val="206"/>
          <w:jc w:val="center"/>
          <w:del w:id="148" w:author="Jason Jafarian" w:date="2016-02-17T17:21:00Z"/>
        </w:trPr>
        <w:tc>
          <w:tcPr>
            <w:tcW w:w="3204" w:type="dxa"/>
            <w:shd w:val="clear" w:color="auto" w:fill="auto"/>
          </w:tcPr>
          <w:p w14:paraId="6E7CB677" w14:textId="1E469139" w:rsidR="00D83B36" w:rsidDel="00371A2A" w:rsidRDefault="00D83B36" w:rsidP="0028250A">
            <w:pPr>
              <w:pStyle w:val="Normal1"/>
              <w:spacing w:after="0"/>
              <w:jc w:val="left"/>
              <w:rPr>
                <w:del w:id="149" w:author="Jason Jafarian" w:date="2016-02-17T17:21:00Z"/>
                <w:rFonts w:ascii="Arial" w:eastAsia="Arial" w:hAnsi="Arial" w:cs="Arial"/>
                <w:b/>
                <w:i/>
                <w:sz w:val="18"/>
                <w:szCs w:val="18"/>
              </w:rPr>
            </w:pPr>
            <w:del w:id="150" w:author="Jason Jafarian" w:date="2016-02-17T17:21:00Z">
              <w:r w:rsidDel="00371A2A">
                <w:rPr>
                  <w:rFonts w:ascii="Arial" w:eastAsia="Arial" w:hAnsi="Arial" w:cs="Arial"/>
                  <w:b/>
                  <w:i/>
                  <w:sz w:val="18"/>
                  <w:szCs w:val="18"/>
                </w:rPr>
                <w:delText>Hard Disk Space</w:delText>
              </w:r>
            </w:del>
          </w:p>
        </w:tc>
        <w:tc>
          <w:tcPr>
            <w:tcW w:w="4104" w:type="dxa"/>
            <w:shd w:val="clear" w:color="auto" w:fill="auto"/>
          </w:tcPr>
          <w:p w14:paraId="4170DC0E" w14:textId="278498BB" w:rsidR="00D83B36" w:rsidDel="00371A2A" w:rsidRDefault="00690EA3" w:rsidP="0028250A">
            <w:pPr>
              <w:pStyle w:val="Normal1"/>
              <w:spacing w:after="0"/>
              <w:jc w:val="left"/>
              <w:rPr>
                <w:del w:id="151" w:author="Jason Jafarian" w:date="2016-02-17T17:21:00Z"/>
                <w:rFonts w:ascii="Arial" w:eastAsia="Arial" w:hAnsi="Arial" w:cs="Arial"/>
                <w:i/>
                <w:sz w:val="18"/>
                <w:szCs w:val="18"/>
              </w:rPr>
            </w:pPr>
            <w:ins w:id="152" w:author="Jason Jafarian" w:date="2016-02-18T14:42:00Z">
              <w:r w:rsidDel="00371A2A">
                <w:rPr>
                  <w:rFonts w:ascii="Arial" w:eastAsia="Arial" w:hAnsi="Arial" w:cs="Arial"/>
                  <w:i/>
                  <w:sz w:val="18"/>
                  <w:szCs w:val="18"/>
                </w:rPr>
                <w:t xml:space="preserve"> </w:t>
              </w:r>
            </w:ins>
            <w:del w:id="153" w:author="Jason Jafarian" w:date="2016-02-17T17:21:00Z">
              <w:r w:rsidR="00D83B36" w:rsidDel="00371A2A">
                <w:rPr>
                  <w:rFonts w:ascii="Arial" w:eastAsia="Arial" w:hAnsi="Arial" w:cs="Arial"/>
                  <w:i/>
                  <w:sz w:val="18"/>
                  <w:szCs w:val="18"/>
                </w:rPr>
                <w:delText>3 500GB drives in a RAID 0 arrangement</w:delText>
              </w:r>
            </w:del>
          </w:p>
        </w:tc>
      </w:tr>
      <w:tr w:rsidR="00D83B36" w:rsidDel="00371A2A" w14:paraId="1D525F66" w14:textId="64240510" w:rsidTr="00690EA3">
        <w:trPr>
          <w:trHeight w:val="206"/>
          <w:jc w:val="center"/>
          <w:del w:id="154" w:author="Jason Jafarian" w:date="2016-02-17T17:21:00Z"/>
        </w:trPr>
        <w:tc>
          <w:tcPr>
            <w:tcW w:w="7308" w:type="dxa"/>
            <w:gridSpan w:val="2"/>
            <w:shd w:val="clear" w:color="auto" w:fill="BFBFBF" w:themeFill="background1" w:themeFillShade="BF"/>
          </w:tcPr>
          <w:p w14:paraId="003F7404" w14:textId="304863A9" w:rsidR="00D83B36" w:rsidDel="00371A2A" w:rsidRDefault="00D83B36" w:rsidP="0028250A">
            <w:pPr>
              <w:pStyle w:val="Normal1"/>
              <w:spacing w:after="0"/>
              <w:jc w:val="left"/>
              <w:rPr>
                <w:del w:id="155" w:author="Jason Jafarian" w:date="2016-02-17T17:21:00Z"/>
                <w:rFonts w:ascii="Arial" w:eastAsia="Arial" w:hAnsi="Arial" w:cs="Arial"/>
                <w:i/>
                <w:sz w:val="18"/>
                <w:szCs w:val="18"/>
              </w:rPr>
            </w:pPr>
            <w:del w:id="156" w:author="Jason Jafarian" w:date="2016-02-17T17:21:00Z">
              <w:r w:rsidRPr="00D83B36" w:rsidDel="00371A2A">
                <w:rPr>
                  <w:rFonts w:ascii="Arial" w:eastAsia="Arial" w:hAnsi="Arial" w:cs="Arial"/>
                  <w:b/>
                  <w:sz w:val="18"/>
                  <w:szCs w:val="18"/>
                </w:rPr>
                <w:delText>Zookeeper</w:delText>
              </w:r>
            </w:del>
          </w:p>
        </w:tc>
      </w:tr>
      <w:tr w:rsidR="00D83B36" w:rsidDel="00371A2A" w14:paraId="0B93F80D" w14:textId="5408D779" w:rsidTr="00690EA3">
        <w:trPr>
          <w:trHeight w:val="206"/>
          <w:jc w:val="center"/>
          <w:del w:id="157" w:author="Jason Jafarian" w:date="2016-02-17T17:21:00Z"/>
        </w:trPr>
        <w:tc>
          <w:tcPr>
            <w:tcW w:w="3204" w:type="dxa"/>
            <w:shd w:val="clear" w:color="auto" w:fill="auto"/>
          </w:tcPr>
          <w:p w14:paraId="7C228A65" w14:textId="274D3978" w:rsidR="00D83B36" w:rsidDel="00371A2A" w:rsidRDefault="00D83B36" w:rsidP="0028250A">
            <w:pPr>
              <w:pStyle w:val="Normal1"/>
              <w:spacing w:after="0"/>
              <w:jc w:val="left"/>
              <w:rPr>
                <w:del w:id="158" w:author="Jason Jafarian" w:date="2016-02-17T17:21:00Z"/>
                <w:rFonts w:ascii="Arial" w:eastAsia="Arial" w:hAnsi="Arial" w:cs="Arial"/>
                <w:b/>
                <w:i/>
                <w:sz w:val="18"/>
                <w:szCs w:val="18"/>
              </w:rPr>
            </w:pPr>
            <w:del w:id="159" w:author="Jason Jafarian" w:date="2016-02-17T17:21:00Z">
              <w:r w:rsidDel="00371A2A">
                <w:rPr>
                  <w:rFonts w:ascii="Arial" w:eastAsia="Arial" w:hAnsi="Arial" w:cs="Arial"/>
                  <w:b/>
                  <w:i/>
                  <w:sz w:val="18"/>
                  <w:szCs w:val="18"/>
                </w:rPr>
                <w:delText>Processor Type</w:delText>
              </w:r>
            </w:del>
          </w:p>
        </w:tc>
        <w:tc>
          <w:tcPr>
            <w:tcW w:w="4104" w:type="dxa"/>
            <w:shd w:val="clear" w:color="auto" w:fill="auto"/>
          </w:tcPr>
          <w:p w14:paraId="542431B6" w14:textId="6C8C0E2D" w:rsidR="00D83B36" w:rsidDel="00371A2A" w:rsidRDefault="00D83B36" w:rsidP="0028250A">
            <w:pPr>
              <w:pStyle w:val="Normal1"/>
              <w:spacing w:after="0"/>
              <w:jc w:val="left"/>
              <w:rPr>
                <w:del w:id="160" w:author="Jason Jafarian" w:date="2016-02-17T17:21:00Z"/>
                <w:rFonts w:ascii="Arial" w:eastAsia="Arial" w:hAnsi="Arial" w:cs="Arial"/>
                <w:i/>
                <w:sz w:val="18"/>
                <w:szCs w:val="18"/>
              </w:rPr>
            </w:pPr>
            <w:del w:id="161" w:author="Jason Jafarian" w:date="2016-02-17T17:21:00Z">
              <w:r w:rsidDel="00371A2A">
                <w:rPr>
                  <w:rFonts w:ascii="Arial" w:eastAsia="Arial" w:hAnsi="Arial" w:cs="Arial"/>
                  <w:i/>
                  <w:sz w:val="18"/>
                  <w:szCs w:val="18"/>
                </w:rPr>
                <w:delText>Intel Core 2 Duo – 6700</w:delText>
              </w:r>
            </w:del>
          </w:p>
        </w:tc>
      </w:tr>
      <w:tr w:rsidR="00D83B36" w:rsidDel="00371A2A" w14:paraId="533DA265" w14:textId="5BDBDB48" w:rsidTr="00690EA3">
        <w:trPr>
          <w:trHeight w:val="206"/>
          <w:jc w:val="center"/>
          <w:del w:id="162" w:author="Jason Jafarian" w:date="2016-02-17T17:21:00Z"/>
        </w:trPr>
        <w:tc>
          <w:tcPr>
            <w:tcW w:w="3204" w:type="dxa"/>
            <w:shd w:val="clear" w:color="auto" w:fill="auto"/>
          </w:tcPr>
          <w:p w14:paraId="469FB189" w14:textId="78A26A0E" w:rsidR="00D83B36" w:rsidDel="00371A2A" w:rsidRDefault="00D83B36" w:rsidP="0028250A">
            <w:pPr>
              <w:pStyle w:val="Normal1"/>
              <w:spacing w:after="0"/>
              <w:jc w:val="left"/>
              <w:rPr>
                <w:del w:id="163" w:author="Jason Jafarian" w:date="2016-02-17T17:21:00Z"/>
                <w:rFonts w:ascii="Arial" w:eastAsia="Arial" w:hAnsi="Arial" w:cs="Arial"/>
                <w:b/>
                <w:i/>
                <w:sz w:val="18"/>
                <w:szCs w:val="18"/>
              </w:rPr>
            </w:pPr>
            <w:del w:id="164" w:author="Jason Jafarian" w:date="2016-02-17T17:21:00Z">
              <w:r w:rsidDel="00371A2A">
                <w:rPr>
                  <w:rFonts w:ascii="Arial" w:eastAsia="Arial" w:hAnsi="Arial" w:cs="Arial"/>
                  <w:b/>
                  <w:i/>
                  <w:sz w:val="18"/>
                  <w:szCs w:val="18"/>
                </w:rPr>
                <w:delText>System Memory</w:delText>
              </w:r>
            </w:del>
          </w:p>
        </w:tc>
        <w:tc>
          <w:tcPr>
            <w:tcW w:w="4104" w:type="dxa"/>
            <w:shd w:val="clear" w:color="auto" w:fill="auto"/>
          </w:tcPr>
          <w:p w14:paraId="776AB20D" w14:textId="624DC06C" w:rsidR="00D83B36" w:rsidDel="00371A2A" w:rsidRDefault="00D83B36" w:rsidP="0028250A">
            <w:pPr>
              <w:pStyle w:val="Normal1"/>
              <w:spacing w:after="0"/>
              <w:jc w:val="left"/>
              <w:rPr>
                <w:del w:id="165" w:author="Jason Jafarian" w:date="2016-02-17T17:21:00Z"/>
                <w:rFonts w:ascii="Arial" w:eastAsia="Arial" w:hAnsi="Arial" w:cs="Arial"/>
                <w:i/>
                <w:sz w:val="18"/>
                <w:szCs w:val="18"/>
              </w:rPr>
            </w:pPr>
            <w:del w:id="166" w:author="Jason Jafarian" w:date="2016-02-17T17:21:00Z">
              <w:r w:rsidDel="00371A2A">
                <w:rPr>
                  <w:rFonts w:ascii="Arial" w:eastAsia="Arial" w:hAnsi="Arial" w:cs="Arial"/>
                  <w:i/>
                  <w:sz w:val="18"/>
                  <w:szCs w:val="18"/>
                </w:rPr>
                <w:delText>4GB of Cosair Memory at 800MHZ</w:delText>
              </w:r>
            </w:del>
          </w:p>
        </w:tc>
      </w:tr>
      <w:tr w:rsidR="00D83B36" w:rsidDel="00371A2A" w14:paraId="7D14532D" w14:textId="067A91DD" w:rsidTr="00690EA3">
        <w:trPr>
          <w:trHeight w:val="206"/>
          <w:jc w:val="center"/>
          <w:del w:id="167" w:author="Jason Jafarian" w:date="2016-02-17T17:21:00Z"/>
        </w:trPr>
        <w:tc>
          <w:tcPr>
            <w:tcW w:w="3204" w:type="dxa"/>
            <w:shd w:val="clear" w:color="auto" w:fill="auto"/>
          </w:tcPr>
          <w:p w14:paraId="7E8BD853" w14:textId="49DBF739" w:rsidR="00D83B36" w:rsidDel="00371A2A" w:rsidRDefault="00D83B36" w:rsidP="0028250A">
            <w:pPr>
              <w:pStyle w:val="Normal1"/>
              <w:spacing w:after="0"/>
              <w:jc w:val="left"/>
              <w:rPr>
                <w:del w:id="168" w:author="Jason Jafarian" w:date="2016-02-17T17:21:00Z"/>
                <w:rFonts w:ascii="Arial" w:eastAsia="Arial" w:hAnsi="Arial" w:cs="Arial"/>
                <w:b/>
                <w:i/>
                <w:sz w:val="18"/>
                <w:szCs w:val="18"/>
              </w:rPr>
            </w:pPr>
            <w:del w:id="169" w:author="Jason Jafarian" w:date="2016-02-17T17:21:00Z">
              <w:r w:rsidDel="00371A2A">
                <w:rPr>
                  <w:rFonts w:ascii="Arial" w:eastAsia="Arial" w:hAnsi="Arial" w:cs="Arial"/>
                  <w:b/>
                  <w:i/>
                  <w:sz w:val="18"/>
                  <w:szCs w:val="18"/>
                </w:rPr>
                <w:delText>Hard Disk Space</w:delText>
              </w:r>
            </w:del>
          </w:p>
        </w:tc>
        <w:tc>
          <w:tcPr>
            <w:tcW w:w="4104" w:type="dxa"/>
            <w:shd w:val="clear" w:color="auto" w:fill="auto"/>
          </w:tcPr>
          <w:p w14:paraId="55F6EDF9" w14:textId="4B368AE0" w:rsidR="00D83B36" w:rsidDel="00371A2A" w:rsidRDefault="00D83B36" w:rsidP="0028250A">
            <w:pPr>
              <w:pStyle w:val="Normal1"/>
              <w:spacing w:after="0"/>
              <w:jc w:val="left"/>
              <w:rPr>
                <w:del w:id="170" w:author="Jason Jafarian" w:date="2016-02-17T17:21:00Z"/>
                <w:rFonts w:ascii="Arial" w:eastAsia="Arial" w:hAnsi="Arial" w:cs="Arial"/>
                <w:i/>
                <w:sz w:val="18"/>
                <w:szCs w:val="18"/>
              </w:rPr>
            </w:pPr>
            <w:del w:id="171" w:author="Jason Jafarian" w:date="2016-02-17T17:21:00Z">
              <w:r w:rsidDel="00371A2A">
                <w:rPr>
                  <w:rFonts w:ascii="Arial" w:eastAsia="Arial" w:hAnsi="Arial" w:cs="Arial"/>
                  <w:i/>
                  <w:sz w:val="18"/>
                  <w:szCs w:val="18"/>
                </w:rPr>
                <w:delText>3 500GB drives in a RAID 0 arrangement</w:delText>
              </w:r>
            </w:del>
          </w:p>
        </w:tc>
      </w:tr>
      <w:tr w:rsidR="00D83B36" w:rsidDel="00371A2A" w14:paraId="04703085" w14:textId="79B5623E" w:rsidTr="00690EA3">
        <w:trPr>
          <w:trHeight w:val="206"/>
          <w:jc w:val="center"/>
          <w:del w:id="172" w:author="Jason Jafarian" w:date="2016-02-17T17:21:00Z"/>
        </w:trPr>
        <w:tc>
          <w:tcPr>
            <w:tcW w:w="7308" w:type="dxa"/>
            <w:gridSpan w:val="2"/>
            <w:shd w:val="clear" w:color="auto" w:fill="BFBFBF" w:themeFill="background1" w:themeFillShade="BF"/>
          </w:tcPr>
          <w:p w14:paraId="0FC7F0DE" w14:textId="0A65AD48" w:rsidR="00D83B36" w:rsidDel="00371A2A" w:rsidRDefault="00D83B36" w:rsidP="0028250A">
            <w:pPr>
              <w:pStyle w:val="Normal1"/>
              <w:spacing w:after="0"/>
              <w:jc w:val="left"/>
              <w:rPr>
                <w:del w:id="173" w:author="Jason Jafarian" w:date="2016-02-17T17:21:00Z"/>
                <w:rFonts w:ascii="Arial" w:eastAsia="Arial" w:hAnsi="Arial" w:cs="Arial"/>
                <w:i/>
                <w:sz w:val="18"/>
                <w:szCs w:val="18"/>
              </w:rPr>
            </w:pPr>
            <w:del w:id="174" w:author="Jason Jafarian" w:date="2016-02-17T17:21:00Z">
              <w:r w:rsidRPr="00D83B36" w:rsidDel="00371A2A">
                <w:rPr>
                  <w:rFonts w:ascii="Arial" w:eastAsia="Arial" w:hAnsi="Arial" w:cs="Arial"/>
                  <w:b/>
                  <w:sz w:val="18"/>
                  <w:szCs w:val="18"/>
                </w:rPr>
                <w:delText>Zookeeper</w:delText>
              </w:r>
            </w:del>
          </w:p>
        </w:tc>
      </w:tr>
      <w:tr w:rsidR="00D83B36" w:rsidDel="00371A2A" w14:paraId="0F7A1AF0" w14:textId="132EF3AF" w:rsidTr="00690EA3">
        <w:trPr>
          <w:trHeight w:val="206"/>
          <w:jc w:val="center"/>
          <w:del w:id="175" w:author="Jason Jafarian" w:date="2016-02-17T17:21:00Z"/>
        </w:trPr>
        <w:tc>
          <w:tcPr>
            <w:tcW w:w="3204" w:type="dxa"/>
            <w:shd w:val="clear" w:color="auto" w:fill="auto"/>
          </w:tcPr>
          <w:p w14:paraId="5F0216D0" w14:textId="57AB4932" w:rsidR="00D83B36" w:rsidDel="00371A2A" w:rsidRDefault="00D83B36" w:rsidP="0028250A">
            <w:pPr>
              <w:pStyle w:val="Normal1"/>
              <w:spacing w:after="0"/>
              <w:jc w:val="left"/>
              <w:rPr>
                <w:del w:id="176" w:author="Jason Jafarian" w:date="2016-02-17T17:21:00Z"/>
                <w:rFonts w:ascii="Arial" w:eastAsia="Arial" w:hAnsi="Arial" w:cs="Arial"/>
                <w:b/>
                <w:i/>
                <w:sz w:val="18"/>
                <w:szCs w:val="18"/>
              </w:rPr>
            </w:pPr>
            <w:del w:id="177" w:author="Jason Jafarian" w:date="2016-02-17T17:21:00Z">
              <w:r w:rsidDel="00371A2A">
                <w:rPr>
                  <w:rFonts w:ascii="Arial" w:eastAsia="Arial" w:hAnsi="Arial" w:cs="Arial"/>
                  <w:b/>
                  <w:i/>
                  <w:sz w:val="18"/>
                  <w:szCs w:val="18"/>
                </w:rPr>
                <w:delText>Processor Type</w:delText>
              </w:r>
            </w:del>
          </w:p>
        </w:tc>
        <w:tc>
          <w:tcPr>
            <w:tcW w:w="4104" w:type="dxa"/>
            <w:shd w:val="clear" w:color="auto" w:fill="auto"/>
          </w:tcPr>
          <w:p w14:paraId="6E3201C0" w14:textId="3A24070B" w:rsidR="00D83B36" w:rsidDel="00371A2A" w:rsidRDefault="00D83B36" w:rsidP="0028250A">
            <w:pPr>
              <w:pStyle w:val="Normal1"/>
              <w:spacing w:after="0"/>
              <w:jc w:val="left"/>
              <w:rPr>
                <w:del w:id="178" w:author="Jason Jafarian" w:date="2016-02-17T17:21:00Z"/>
                <w:rFonts w:ascii="Arial" w:eastAsia="Arial" w:hAnsi="Arial" w:cs="Arial"/>
                <w:i/>
                <w:sz w:val="18"/>
                <w:szCs w:val="18"/>
              </w:rPr>
            </w:pPr>
            <w:del w:id="179" w:author="Jason Jafarian" w:date="2016-02-17T17:21:00Z">
              <w:r w:rsidDel="00371A2A">
                <w:rPr>
                  <w:rFonts w:ascii="Arial" w:eastAsia="Arial" w:hAnsi="Arial" w:cs="Arial"/>
                  <w:i/>
                  <w:sz w:val="18"/>
                  <w:szCs w:val="18"/>
                </w:rPr>
                <w:delText>Intel Core 2 Duo – 6700</w:delText>
              </w:r>
            </w:del>
          </w:p>
        </w:tc>
      </w:tr>
      <w:tr w:rsidR="00D83B36" w:rsidDel="00371A2A" w14:paraId="6D1504AB" w14:textId="5D60C728" w:rsidTr="00690EA3">
        <w:trPr>
          <w:trHeight w:val="206"/>
          <w:jc w:val="center"/>
          <w:del w:id="180" w:author="Jason Jafarian" w:date="2016-02-17T17:21:00Z"/>
        </w:trPr>
        <w:tc>
          <w:tcPr>
            <w:tcW w:w="3204" w:type="dxa"/>
            <w:shd w:val="clear" w:color="auto" w:fill="auto"/>
          </w:tcPr>
          <w:p w14:paraId="5A682A26" w14:textId="71D4D31F" w:rsidR="00D83B36" w:rsidDel="00371A2A" w:rsidRDefault="00D83B36" w:rsidP="0028250A">
            <w:pPr>
              <w:pStyle w:val="Normal1"/>
              <w:spacing w:after="0"/>
              <w:jc w:val="left"/>
              <w:rPr>
                <w:del w:id="181" w:author="Jason Jafarian" w:date="2016-02-17T17:21:00Z"/>
                <w:rFonts w:ascii="Arial" w:eastAsia="Arial" w:hAnsi="Arial" w:cs="Arial"/>
                <w:b/>
                <w:i/>
                <w:sz w:val="18"/>
                <w:szCs w:val="18"/>
              </w:rPr>
            </w:pPr>
            <w:del w:id="182" w:author="Jason Jafarian" w:date="2016-02-17T17:21:00Z">
              <w:r w:rsidDel="00371A2A">
                <w:rPr>
                  <w:rFonts w:ascii="Arial" w:eastAsia="Arial" w:hAnsi="Arial" w:cs="Arial"/>
                  <w:b/>
                  <w:i/>
                  <w:sz w:val="18"/>
                  <w:szCs w:val="18"/>
                </w:rPr>
                <w:delText>System Memory</w:delText>
              </w:r>
            </w:del>
          </w:p>
        </w:tc>
        <w:tc>
          <w:tcPr>
            <w:tcW w:w="4104" w:type="dxa"/>
            <w:shd w:val="clear" w:color="auto" w:fill="auto"/>
          </w:tcPr>
          <w:p w14:paraId="6925E026" w14:textId="7BE3632E" w:rsidR="00D83B36" w:rsidDel="00371A2A" w:rsidRDefault="00D83B36" w:rsidP="0028250A">
            <w:pPr>
              <w:pStyle w:val="Normal1"/>
              <w:spacing w:after="0"/>
              <w:jc w:val="left"/>
              <w:rPr>
                <w:del w:id="183" w:author="Jason Jafarian" w:date="2016-02-17T17:21:00Z"/>
                <w:rFonts w:ascii="Arial" w:eastAsia="Arial" w:hAnsi="Arial" w:cs="Arial"/>
                <w:i/>
                <w:sz w:val="18"/>
                <w:szCs w:val="18"/>
              </w:rPr>
            </w:pPr>
            <w:del w:id="184" w:author="Jason Jafarian" w:date="2016-02-17T17:21:00Z">
              <w:r w:rsidDel="00371A2A">
                <w:rPr>
                  <w:rFonts w:ascii="Arial" w:eastAsia="Arial" w:hAnsi="Arial" w:cs="Arial"/>
                  <w:i/>
                  <w:sz w:val="18"/>
                  <w:szCs w:val="18"/>
                </w:rPr>
                <w:delText>4GB of Cosair Memory at 800MHZ</w:delText>
              </w:r>
            </w:del>
          </w:p>
        </w:tc>
      </w:tr>
      <w:tr w:rsidR="00D83B36" w:rsidDel="00371A2A" w14:paraId="123E618D" w14:textId="0B318E2A" w:rsidTr="00690EA3">
        <w:trPr>
          <w:trHeight w:val="233"/>
          <w:jc w:val="center"/>
          <w:del w:id="185" w:author="Jason Jafarian" w:date="2016-02-17T17:21:00Z"/>
        </w:trPr>
        <w:tc>
          <w:tcPr>
            <w:tcW w:w="3204" w:type="dxa"/>
            <w:shd w:val="clear" w:color="auto" w:fill="auto"/>
          </w:tcPr>
          <w:p w14:paraId="5A60FF6B" w14:textId="7CA825A0" w:rsidR="00D83B36" w:rsidDel="00371A2A" w:rsidRDefault="00D83B36" w:rsidP="0028250A">
            <w:pPr>
              <w:pStyle w:val="Normal1"/>
              <w:spacing w:after="0"/>
              <w:jc w:val="left"/>
              <w:rPr>
                <w:del w:id="186" w:author="Jason Jafarian" w:date="2016-02-17T17:21:00Z"/>
                <w:rFonts w:ascii="Arial" w:eastAsia="Arial" w:hAnsi="Arial" w:cs="Arial"/>
                <w:b/>
                <w:i/>
                <w:sz w:val="18"/>
                <w:szCs w:val="18"/>
              </w:rPr>
            </w:pPr>
            <w:del w:id="187" w:author="Jason Jafarian" w:date="2016-02-17T17:21:00Z">
              <w:r w:rsidDel="00371A2A">
                <w:rPr>
                  <w:rFonts w:ascii="Arial" w:eastAsia="Arial" w:hAnsi="Arial" w:cs="Arial"/>
                  <w:b/>
                  <w:i/>
                  <w:sz w:val="18"/>
                  <w:szCs w:val="18"/>
                </w:rPr>
                <w:delText>Hard Disk Space</w:delText>
              </w:r>
            </w:del>
          </w:p>
        </w:tc>
        <w:tc>
          <w:tcPr>
            <w:tcW w:w="4104" w:type="dxa"/>
            <w:shd w:val="clear" w:color="auto" w:fill="auto"/>
          </w:tcPr>
          <w:p w14:paraId="563389E8" w14:textId="11B29602" w:rsidR="00D83B36" w:rsidDel="00371A2A" w:rsidRDefault="00D83B36" w:rsidP="0028250A">
            <w:pPr>
              <w:pStyle w:val="Normal1"/>
              <w:spacing w:after="0"/>
              <w:jc w:val="left"/>
              <w:rPr>
                <w:del w:id="188" w:author="Jason Jafarian" w:date="2016-02-17T17:21:00Z"/>
                <w:rFonts w:ascii="Arial" w:eastAsia="Arial" w:hAnsi="Arial" w:cs="Arial"/>
                <w:i/>
                <w:sz w:val="18"/>
                <w:szCs w:val="18"/>
              </w:rPr>
            </w:pPr>
            <w:del w:id="189" w:author="Jason Jafarian" w:date="2016-02-17T17:21:00Z">
              <w:r w:rsidDel="00371A2A">
                <w:rPr>
                  <w:rFonts w:ascii="Arial" w:eastAsia="Arial" w:hAnsi="Arial" w:cs="Arial"/>
                  <w:i/>
                  <w:sz w:val="18"/>
                  <w:szCs w:val="18"/>
                </w:rPr>
                <w:delText>3 500GB drives in a RAID 0 arrangement</w:delText>
              </w:r>
            </w:del>
          </w:p>
        </w:tc>
      </w:tr>
      <w:tr w:rsidR="00D83B36" w:rsidDel="00371A2A" w14:paraId="3B589383" w14:textId="6C180DCD" w:rsidTr="00690EA3">
        <w:trPr>
          <w:trHeight w:val="206"/>
          <w:jc w:val="center"/>
          <w:del w:id="190" w:author="Jason Jafarian" w:date="2016-02-17T17:21:00Z"/>
        </w:trPr>
        <w:tc>
          <w:tcPr>
            <w:tcW w:w="7308" w:type="dxa"/>
            <w:gridSpan w:val="2"/>
            <w:shd w:val="clear" w:color="auto" w:fill="BFBFBF" w:themeFill="background1" w:themeFillShade="BF"/>
          </w:tcPr>
          <w:p w14:paraId="7E3110A5" w14:textId="173F226B" w:rsidR="00D83B36" w:rsidDel="00371A2A" w:rsidRDefault="00D83B36" w:rsidP="0028250A">
            <w:pPr>
              <w:pStyle w:val="Normal1"/>
              <w:spacing w:after="0"/>
              <w:jc w:val="left"/>
              <w:rPr>
                <w:del w:id="191" w:author="Jason Jafarian" w:date="2016-02-17T17:21:00Z"/>
                <w:rFonts w:ascii="Arial" w:eastAsia="Arial" w:hAnsi="Arial" w:cs="Arial"/>
                <w:i/>
                <w:sz w:val="18"/>
                <w:szCs w:val="18"/>
              </w:rPr>
            </w:pPr>
            <w:del w:id="192" w:author="Jason Jafarian" w:date="2016-02-17T17:21:00Z">
              <w:r w:rsidRPr="00D83B36" w:rsidDel="00371A2A">
                <w:rPr>
                  <w:rFonts w:ascii="Arial" w:eastAsia="Arial" w:hAnsi="Arial" w:cs="Arial"/>
                  <w:b/>
                  <w:sz w:val="18"/>
                  <w:szCs w:val="18"/>
                </w:rPr>
                <w:delText>Zookeeper</w:delText>
              </w:r>
            </w:del>
          </w:p>
        </w:tc>
      </w:tr>
      <w:tr w:rsidR="00D83B36" w:rsidDel="00371A2A" w14:paraId="5F96FFAB" w14:textId="1A4C9FF5" w:rsidTr="00690EA3">
        <w:trPr>
          <w:trHeight w:val="206"/>
          <w:jc w:val="center"/>
          <w:del w:id="193" w:author="Jason Jafarian" w:date="2016-02-17T17:21:00Z"/>
        </w:trPr>
        <w:tc>
          <w:tcPr>
            <w:tcW w:w="3204" w:type="dxa"/>
            <w:shd w:val="clear" w:color="auto" w:fill="auto"/>
          </w:tcPr>
          <w:p w14:paraId="501FCEF2" w14:textId="4B49A637" w:rsidR="00D83B36" w:rsidDel="00371A2A" w:rsidRDefault="00D83B36" w:rsidP="0028250A">
            <w:pPr>
              <w:pStyle w:val="Normal1"/>
              <w:spacing w:after="0"/>
              <w:jc w:val="left"/>
              <w:rPr>
                <w:del w:id="194" w:author="Jason Jafarian" w:date="2016-02-17T17:21:00Z"/>
                <w:rFonts w:ascii="Arial" w:eastAsia="Arial" w:hAnsi="Arial" w:cs="Arial"/>
                <w:b/>
                <w:i/>
                <w:sz w:val="18"/>
                <w:szCs w:val="18"/>
              </w:rPr>
            </w:pPr>
            <w:del w:id="195" w:author="Jason Jafarian" w:date="2016-02-17T17:21:00Z">
              <w:r w:rsidDel="00371A2A">
                <w:rPr>
                  <w:rFonts w:ascii="Arial" w:eastAsia="Arial" w:hAnsi="Arial" w:cs="Arial"/>
                  <w:b/>
                  <w:i/>
                  <w:sz w:val="18"/>
                  <w:szCs w:val="18"/>
                </w:rPr>
                <w:delText>Processor Type</w:delText>
              </w:r>
            </w:del>
          </w:p>
        </w:tc>
        <w:tc>
          <w:tcPr>
            <w:tcW w:w="4104" w:type="dxa"/>
            <w:shd w:val="clear" w:color="auto" w:fill="auto"/>
          </w:tcPr>
          <w:p w14:paraId="6F530941" w14:textId="6CFF5429" w:rsidR="00D83B36" w:rsidDel="00371A2A" w:rsidRDefault="00D83B36" w:rsidP="0028250A">
            <w:pPr>
              <w:pStyle w:val="Normal1"/>
              <w:spacing w:after="0"/>
              <w:jc w:val="left"/>
              <w:rPr>
                <w:del w:id="196" w:author="Jason Jafarian" w:date="2016-02-17T17:21:00Z"/>
                <w:rFonts w:ascii="Arial" w:eastAsia="Arial" w:hAnsi="Arial" w:cs="Arial"/>
                <w:i/>
                <w:sz w:val="18"/>
                <w:szCs w:val="18"/>
              </w:rPr>
            </w:pPr>
            <w:del w:id="197" w:author="Jason Jafarian" w:date="2016-02-17T17:21:00Z">
              <w:r w:rsidDel="00371A2A">
                <w:rPr>
                  <w:rFonts w:ascii="Arial" w:eastAsia="Arial" w:hAnsi="Arial" w:cs="Arial"/>
                  <w:i/>
                  <w:sz w:val="18"/>
                  <w:szCs w:val="18"/>
                </w:rPr>
                <w:delText>Intel Core 2 Duo – 6700</w:delText>
              </w:r>
            </w:del>
          </w:p>
        </w:tc>
      </w:tr>
      <w:tr w:rsidR="00D83B36" w:rsidDel="00371A2A" w14:paraId="3057D30F" w14:textId="5065D1EF" w:rsidTr="00690EA3">
        <w:trPr>
          <w:trHeight w:val="206"/>
          <w:jc w:val="center"/>
          <w:del w:id="198" w:author="Jason Jafarian" w:date="2016-02-17T17:21:00Z"/>
        </w:trPr>
        <w:tc>
          <w:tcPr>
            <w:tcW w:w="3204" w:type="dxa"/>
            <w:shd w:val="clear" w:color="auto" w:fill="auto"/>
          </w:tcPr>
          <w:p w14:paraId="3EDB231B" w14:textId="2DF82FB7" w:rsidR="00D83B36" w:rsidDel="00371A2A" w:rsidRDefault="00D83B36" w:rsidP="0028250A">
            <w:pPr>
              <w:pStyle w:val="Normal1"/>
              <w:spacing w:after="0"/>
              <w:jc w:val="left"/>
              <w:rPr>
                <w:del w:id="199" w:author="Jason Jafarian" w:date="2016-02-17T17:21:00Z"/>
                <w:rFonts w:ascii="Arial" w:eastAsia="Arial" w:hAnsi="Arial" w:cs="Arial"/>
                <w:b/>
                <w:i/>
                <w:sz w:val="18"/>
                <w:szCs w:val="18"/>
              </w:rPr>
            </w:pPr>
            <w:del w:id="200" w:author="Jason Jafarian" w:date="2016-02-17T17:21:00Z">
              <w:r w:rsidDel="00371A2A">
                <w:rPr>
                  <w:rFonts w:ascii="Arial" w:eastAsia="Arial" w:hAnsi="Arial" w:cs="Arial"/>
                  <w:b/>
                  <w:i/>
                  <w:sz w:val="18"/>
                  <w:szCs w:val="18"/>
                </w:rPr>
                <w:delText>System Memory</w:delText>
              </w:r>
            </w:del>
          </w:p>
        </w:tc>
        <w:tc>
          <w:tcPr>
            <w:tcW w:w="4104" w:type="dxa"/>
            <w:shd w:val="clear" w:color="auto" w:fill="auto"/>
          </w:tcPr>
          <w:p w14:paraId="77DE906E" w14:textId="5339184B" w:rsidR="00D83B36" w:rsidDel="00371A2A" w:rsidRDefault="00D83B36" w:rsidP="0028250A">
            <w:pPr>
              <w:pStyle w:val="Normal1"/>
              <w:spacing w:after="0"/>
              <w:jc w:val="left"/>
              <w:rPr>
                <w:del w:id="201" w:author="Jason Jafarian" w:date="2016-02-17T17:21:00Z"/>
                <w:rFonts w:ascii="Arial" w:eastAsia="Arial" w:hAnsi="Arial" w:cs="Arial"/>
                <w:i/>
                <w:sz w:val="18"/>
                <w:szCs w:val="18"/>
              </w:rPr>
            </w:pPr>
            <w:del w:id="202" w:author="Jason Jafarian" w:date="2016-02-17T17:21:00Z">
              <w:r w:rsidDel="00371A2A">
                <w:rPr>
                  <w:rFonts w:ascii="Arial" w:eastAsia="Arial" w:hAnsi="Arial" w:cs="Arial"/>
                  <w:i/>
                  <w:sz w:val="18"/>
                  <w:szCs w:val="18"/>
                </w:rPr>
                <w:delText>4GB of Cosair Memory at 800MHZ</w:delText>
              </w:r>
            </w:del>
          </w:p>
        </w:tc>
      </w:tr>
      <w:tr w:rsidR="00D83B36" w:rsidDel="00371A2A" w14:paraId="3BB644F7" w14:textId="141C0C95" w:rsidTr="00690EA3">
        <w:trPr>
          <w:trHeight w:val="206"/>
          <w:jc w:val="center"/>
          <w:del w:id="203" w:author="Jason Jafarian" w:date="2016-02-17T17:21:00Z"/>
        </w:trPr>
        <w:tc>
          <w:tcPr>
            <w:tcW w:w="3204" w:type="dxa"/>
            <w:shd w:val="clear" w:color="auto" w:fill="auto"/>
          </w:tcPr>
          <w:p w14:paraId="3448AD1C" w14:textId="6D851AFD" w:rsidR="00D83B36" w:rsidDel="00371A2A" w:rsidRDefault="00D83B36" w:rsidP="0028250A">
            <w:pPr>
              <w:pStyle w:val="Normal1"/>
              <w:spacing w:after="0"/>
              <w:jc w:val="left"/>
              <w:rPr>
                <w:del w:id="204" w:author="Jason Jafarian" w:date="2016-02-17T17:21:00Z"/>
                <w:rFonts w:ascii="Arial" w:eastAsia="Arial" w:hAnsi="Arial" w:cs="Arial"/>
                <w:b/>
                <w:i/>
                <w:sz w:val="18"/>
                <w:szCs w:val="18"/>
              </w:rPr>
            </w:pPr>
            <w:del w:id="205" w:author="Jason Jafarian" w:date="2016-02-17T17:21:00Z">
              <w:r w:rsidDel="00371A2A">
                <w:rPr>
                  <w:rFonts w:ascii="Arial" w:eastAsia="Arial" w:hAnsi="Arial" w:cs="Arial"/>
                  <w:b/>
                  <w:i/>
                  <w:sz w:val="18"/>
                  <w:szCs w:val="18"/>
                </w:rPr>
                <w:delText>Hard Disk Space</w:delText>
              </w:r>
            </w:del>
          </w:p>
        </w:tc>
        <w:tc>
          <w:tcPr>
            <w:tcW w:w="4104" w:type="dxa"/>
            <w:shd w:val="clear" w:color="auto" w:fill="auto"/>
          </w:tcPr>
          <w:p w14:paraId="6325C9A9" w14:textId="336711A1" w:rsidR="00D83B36" w:rsidDel="00371A2A" w:rsidRDefault="00D83B36" w:rsidP="0028250A">
            <w:pPr>
              <w:pStyle w:val="Normal1"/>
              <w:spacing w:after="0"/>
              <w:jc w:val="left"/>
              <w:rPr>
                <w:del w:id="206" w:author="Jason Jafarian" w:date="2016-02-17T17:21:00Z"/>
                <w:rFonts w:ascii="Arial" w:eastAsia="Arial" w:hAnsi="Arial" w:cs="Arial"/>
                <w:i/>
                <w:sz w:val="18"/>
                <w:szCs w:val="18"/>
              </w:rPr>
            </w:pPr>
            <w:del w:id="207" w:author="Jason Jafarian" w:date="2016-02-17T17:21:00Z">
              <w:r w:rsidDel="00371A2A">
                <w:rPr>
                  <w:rFonts w:ascii="Arial" w:eastAsia="Arial" w:hAnsi="Arial" w:cs="Arial"/>
                  <w:i/>
                  <w:sz w:val="18"/>
                  <w:szCs w:val="18"/>
                </w:rPr>
                <w:delText>3 500GB drives in a RAID 0 arrangement</w:delText>
              </w:r>
            </w:del>
          </w:p>
        </w:tc>
      </w:tr>
    </w:tbl>
    <w:p w14:paraId="31692734" w14:textId="2A11C744" w:rsidR="00371A2A" w:rsidRDefault="005864F3" w:rsidP="0028250A">
      <w:pPr>
        <w:pStyle w:val="Caption"/>
        <w:jc w:val="center"/>
        <w:rPr>
          <w:ins w:id="208" w:author="Jason Jafarian" w:date="2016-02-17T17:21:00Z"/>
          <w:b/>
          <w:i w:val="0"/>
          <w:color w:val="000000" w:themeColor="text1"/>
          <w:sz w:val="24"/>
          <w:szCs w:val="24"/>
        </w:rPr>
      </w:pPr>
      <w:bookmarkStart w:id="209" w:name="_Toc442439894"/>
      <w:del w:id="210" w:author="Jason Jafarian" w:date="2016-02-17T17:21:00Z">
        <w:r w:rsidRPr="005864F3" w:rsidDel="00371A2A">
          <w:rPr>
            <w:b/>
            <w:i w:val="0"/>
            <w:color w:val="000000" w:themeColor="text1"/>
            <w:sz w:val="24"/>
            <w:szCs w:val="24"/>
          </w:rPr>
          <w:delText>T</w:delText>
        </w:r>
      </w:del>
    </w:p>
    <w:p w14:paraId="24EBDA61" w14:textId="07163939" w:rsidR="005864F3" w:rsidRDefault="00371A2A" w:rsidP="0028250A">
      <w:pPr>
        <w:pStyle w:val="Caption"/>
        <w:jc w:val="center"/>
        <w:rPr>
          <w:ins w:id="211" w:author="Jason Jafarian" w:date="2016-02-17T17:20:00Z"/>
          <w:b/>
          <w:i w:val="0"/>
          <w:color w:val="000000" w:themeColor="text1"/>
          <w:sz w:val="24"/>
          <w:szCs w:val="24"/>
        </w:rPr>
      </w:pPr>
      <w:ins w:id="212" w:author="Jason Jafarian" w:date="2016-02-17T17:21:00Z">
        <w:r>
          <w:rPr>
            <w:b/>
            <w:i w:val="0"/>
            <w:color w:val="000000" w:themeColor="text1"/>
            <w:sz w:val="24"/>
            <w:szCs w:val="24"/>
          </w:rPr>
          <w:t>T</w:t>
        </w:r>
      </w:ins>
      <w:r w:rsidR="005864F3" w:rsidRPr="005864F3">
        <w:rPr>
          <w:b/>
          <w:i w:val="0"/>
          <w:color w:val="000000" w:themeColor="text1"/>
          <w:sz w:val="24"/>
          <w:szCs w:val="24"/>
        </w:rPr>
        <w:t xml:space="preserve">able </w:t>
      </w:r>
      <w:r w:rsidR="005864F3" w:rsidRPr="005864F3">
        <w:rPr>
          <w:b/>
          <w:i w:val="0"/>
          <w:color w:val="000000" w:themeColor="text1"/>
          <w:sz w:val="24"/>
          <w:szCs w:val="24"/>
        </w:rPr>
        <w:fldChar w:fldCharType="begin"/>
      </w:r>
      <w:r w:rsidR="005864F3" w:rsidRPr="005864F3">
        <w:rPr>
          <w:b/>
          <w:i w:val="0"/>
          <w:color w:val="000000" w:themeColor="text1"/>
          <w:sz w:val="24"/>
          <w:szCs w:val="24"/>
        </w:rPr>
        <w:instrText xml:space="preserve"> SEQ Table \* ARABIC </w:instrText>
      </w:r>
      <w:r w:rsidR="005864F3" w:rsidRPr="005864F3">
        <w:rPr>
          <w:b/>
          <w:i w:val="0"/>
          <w:color w:val="000000" w:themeColor="text1"/>
          <w:sz w:val="24"/>
          <w:szCs w:val="24"/>
        </w:rPr>
        <w:fldChar w:fldCharType="separate"/>
      </w:r>
      <w:r w:rsidR="002C6D97">
        <w:rPr>
          <w:b/>
          <w:i w:val="0"/>
          <w:noProof/>
          <w:color w:val="000000" w:themeColor="text1"/>
          <w:sz w:val="24"/>
          <w:szCs w:val="24"/>
        </w:rPr>
        <w:t>2</w:t>
      </w:r>
      <w:r w:rsidR="005864F3" w:rsidRPr="005864F3">
        <w:rPr>
          <w:b/>
          <w:i w:val="0"/>
          <w:color w:val="000000" w:themeColor="text1"/>
          <w:sz w:val="24"/>
          <w:szCs w:val="24"/>
        </w:rPr>
        <w:fldChar w:fldCharType="end"/>
      </w:r>
      <w:r w:rsidR="005864F3" w:rsidRPr="005864F3">
        <w:rPr>
          <w:b/>
          <w:i w:val="0"/>
          <w:color w:val="000000" w:themeColor="text1"/>
          <w:sz w:val="24"/>
          <w:szCs w:val="24"/>
        </w:rPr>
        <w:t>: Test VPC</w:t>
      </w:r>
      <w:bookmarkEnd w:id="209"/>
    </w:p>
    <w:tbl>
      <w:tblPr>
        <w:tblStyle w:val="a1"/>
        <w:tblW w:w="7308"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3204"/>
        <w:gridCol w:w="4104"/>
      </w:tblGrid>
      <w:tr w:rsidR="00690EA3" w14:paraId="2DA47507" w14:textId="77777777" w:rsidTr="00690EA3">
        <w:trPr>
          <w:jc w:val="center"/>
          <w:ins w:id="213" w:author="Jason Jafarian" w:date="2016-02-17T17:20:00Z"/>
        </w:trPr>
        <w:tc>
          <w:tcPr>
            <w:tcW w:w="7308" w:type="dxa"/>
            <w:gridSpan w:val="2"/>
            <w:shd w:val="clear" w:color="auto" w:fill="BFBFBF"/>
          </w:tcPr>
          <w:p w14:paraId="2F42B848" w14:textId="6AAAB373" w:rsidR="00690EA3" w:rsidRDefault="00690EA3" w:rsidP="00690EA3">
            <w:pPr>
              <w:pStyle w:val="Normal1"/>
              <w:spacing w:after="0"/>
              <w:jc w:val="left"/>
              <w:rPr>
                <w:ins w:id="214" w:author="Jason Jafarian" w:date="2016-02-17T17:20:00Z"/>
              </w:rPr>
            </w:pPr>
            <w:ins w:id="215" w:author="Jason Jafarian" w:date="2016-02-18T14:48:00Z">
              <w:r>
                <w:rPr>
                  <w:rFonts w:ascii="Arial" w:eastAsia="Arial" w:hAnsi="Arial" w:cs="Arial"/>
                  <w:b/>
                  <w:sz w:val="18"/>
                  <w:szCs w:val="18"/>
                </w:rPr>
                <w:t xml:space="preserve">Banana Web </w:t>
              </w:r>
              <w:r w:rsidRPr="004D2D90">
                <w:rPr>
                  <w:rFonts w:ascii="Arial" w:eastAsia="Arial" w:hAnsi="Arial" w:cs="Arial"/>
                  <w:b/>
                  <w:color w:val="auto"/>
                  <w:sz w:val="18"/>
                  <w:szCs w:val="18"/>
                </w:rPr>
                <w:t xml:space="preserve">Server – AWS </w:t>
              </w:r>
            </w:ins>
            <w:ins w:id="216" w:author="Jason Jafarian" w:date="2016-02-18T21:49:00Z">
              <w:r w:rsidR="00B551A9" w:rsidRPr="004D2D90">
                <w:rPr>
                  <w:rFonts w:ascii="Arial" w:eastAsia="Arial" w:hAnsi="Arial" w:cs="Arial"/>
                  <w:b/>
                  <w:color w:val="auto"/>
                  <w:sz w:val="18"/>
                  <w:szCs w:val="18"/>
                </w:rPr>
                <w:t>type:</w:t>
              </w:r>
            </w:ins>
            <w:ins w:id="217" w:author="Jason Jafarian" w:date="2016-02-18T14:48:00Z">
              <w:r w:rsidRPr="004D2D90">
                <w:rPr>
                  <w:rFonts w:ascii="Arial" w:eastAsia="Arial" w:hAnsi="Arial" w:cs="Arial"/>
                  <w:b/>
                  <w:color w:val="auto"/>
                  <w:sz w:val="18"/>
                  <w:szCs w:val="18"/>
                </w:rPr>
                <w:t xml:space="preserve"> m3. Large</w:t>
              </w:r>
            </w:ins>
          </w:p>
        </w:tc>
      </w:tr>
      <w:tr w:rsidR="00690EA3" w14:paraId="2FB6BCBA" w14:textId="77777777" w:rsidTr="00690EA3">
        <w:trPr>
          <w:jc w:val="center"/>
          <w:ins w:id="218" w:author="Jason Jafarian" w:date="2016-02-17T17:20:00Z"/>
        </w:trPr>
        <w:tc>
          <w:tcPr>
            <w:tcW w:w="3204" w:type="dxa"/>
          </w:tcPr>
          <w:p w14:paraId="192A6357" w14:textId="77777777" w:rsidR="00690EA3" w:rsidRDefault="00690EA3" w:rsidP="00690EA3">
            <w:pPr>
              <w:pStyle w:val="Normal1"/>
              <w:spacing w:after="0"/>
              <w:jc w:val="left"/>
              <w:rPr>
                <w:ins w:id="219" w:author="Jason Jafarian" w:date="2016-02-17T17:20:00Z"/>
              </w:rPr>
            </w:pPr>
            <w:ins w:id="220" w:author="Jason Jafarian" w:date="2016-02-17T17:20:00Z">
              <w:r>
                <w:rPr>
                  <w:rFonts w:ascii="Arial" w:eastAsia="Arial" w:hAnsi="Arial" w:cs="Arial"/>
                  <w:b/>
                  <w:i/>
                  <w:sz w:val="18"/>
                  <w:szCs w:val="18"/>
                </w:rPr>
                <w:t>Processor Type</w:t>
              </w:r>
            </w:ins>
          </w:p>
        </w:tc>
        <w:tc>
          <w:tcPr>
            <w:tcW w:w="4104" w:type="dxa"/>
          </w:tcPr>
          <w:p w14:paraId="0A31B343" w14:textId="77777777" w:rsidR="00690EA3" w:rsidRPr="004D2D90" w:rsidRDefault="00690EA3" w:rsidP="00690EA3">
            <w:pPr>
              <w:pStyle w:val="Normal1"/>
              <w:spacing w:after="0"/>
              <w:jc w:val="left"/>
              <w:rPr>
                <w:ins w:id="221" w:author="Jason Jafarian" w:date="2016-02-17T17:20:00Z"/>
                <w:rFonts w:ascii="Arial" w:hAnsi="Arial" w:cs="Arial"/>
                <w:sz w:val="18"/>
                <w:szCs w:val="18"/>
              </w:rPr>
            </w:pPr>
            <w:ins w:id="222" w:author="Jason Jafarian" w:date="2016-02-17T17:20:00Z">
              <w:r w:rsidRPr="004D2D90">
                <w:rPr>
                  <w:rFonts w:ascii="Arial" w:hAnsi="Arial" w:cs="Arial"/>
                  <w:sz w:val="18"/>
                  <w:szCs w:val="18"/>
                </w:rPr>
                <w:t>2 vCPU</w:t>
              </w:r>
            </w:ins>
          </w:p>
        </w:tc>
      </w:tr>
      <w:tr w:rsidR="00690EA3" w14:paraId="2E9385C9" w14:textId="77777777" w:rsidTr="00690EA3">
        <w:trPr>
          <w:jc w:val="center"/>
          <w:ins w:id="223" w:author="Jason Jafarian" w:date="2016-02-17T17:20:00Z"/>
        </w:trPr>
        <w:tc>
          <w:tcPr>
            <w:tcW w:w="3204" w:type="dxa"/>
          </w:tcPr>
          <w:p w14:paraId="1072E591" w14:textId="77777777" w:rsidR="00690EA3" w:rsidRDefault="00690EA3" w:rsidP="00690EA3">
            <w:pPr>
              <w:pStyle w:val="Normal1"/>
              <w:spacing w:after="0"/>
              <w:jc w:val="left"/>
              <w:rPr>
                <w:ins w:id="224" w:author="Jason Jafarian" w:date="2016-02-17T17:20:00Z"/>
              </w:rPr>
            </w:pPr>
            <w:ins w:id="225" w:author="Jason Jafarian" w:date="2016-02-17T17:20:00Z">
              <w:r>
                <w:rPr>
                  <w:rFonts w:ascii="Arial" w:eastAsia="Arial" w:hAnsi="Arial" w:cs="Arial"/>
                  <w:b/>
                  <w:i/>
                  <w:sz w:val="18"/>
                  <w:szCs w:val="18"/>
                </w:rPr>
                <w:t>System Memory</w:t>
              </w:r>
            </w:ins>
          </w:p>
        </w:tc>
        <w:tc>
          <w:tcPr>
            <w:tcW w:w="4104" w:type="dxa"/>
          </w:tcPr>
          <w:p w14:paraId="22DDB5C8" w14:textId="77777777" w:rsidR="00690EA3" w:rsidRPr="004D2D90" w:rsidRDefault="00690EA3" w:rsidP="00690EA3">
            <w:pPr>
              <w:pStyle w:val="Normal1"/>
              <w:spacing w:after="0"/>
              <w:jc w:val="left"/>
              <w:rPr>
                <w:ins w:id="226" w:author="Jason Jafarian" w:date="2016-02-17T17:20:00Z"/>
                <w:rFonts w:ascii="Arial" w:hAnsi="Arial" w:cs="Arial"/>
                <w:sz w:val="18"/>
                <w:szCs w:val="18"/>
              </w:rPr>
            </w:pPr>
            <w:ins w:id="227" w:author="Jason Jafarian" w:date="2016-02-17T17:20:00Z">
              <w:r w:rsidRPr="004D2D90">
                <w:rPr>
                  <w:rFonts w:ascii="Arial" w:hAnsi="Arial" w:cs="Arial"/>
                  <w:sz w:val="18"/>
                  <w:szCs w:val="18"/>
                </w:rPr>
                <w:t>7.5 gb</w:t>
              </w:r>
            </w:ins>
          </w:p>
        </w:tc>
      </w:tr>
      <w:tr w:rsidR="00690EA3" w14:paraId="346A0020" w14:textId="77777777" w:rsidTr="00690EA3">
        <w:trPr>
          <w:trHeight w:val="197"/>
          <w:jc w:val="center"/>
          <w:ins w:id="228" w:author="Jason Jafarian" w:date="2016-02-17T17:20:00Z"/>
        </w:trPr>
        <w:tc>
          <w:tcPr>
            <w:tcW w:w="3204" w:type="dxa"/>
          </w:tcPr>
          <w:p w14:paraId="6C803879" w14:textId="77777777" w:rsidR="00690EA3" w:rsidRDefault="00690EA3" w:rsidP="00690EA3">
            <w:pPr>
              <w:pStyle w:val="Normal1"/>
              <w:spacing w:after="0"/>
              <w:jc w:val="left"/>
              <w:rPr>
                <w:ins w:id="229" w:author="Jason Jafarian" w:date="2016-02-17T17:20:00Z"/>
              </w:rPr>
            </w:pPr>
            <w:ins w:id="230" w:author="Jason Jafarian" w:date="2016-02-17T17:20:00Z">
              <w:r>
                <w:rPr>
                  <w:rFonts w:ascii="Arial" w:eastAsia="Arial" w:hAnsi="Arial" w:cs="Arial"/>
                  <w:b/>
                  <w:i/>
                  <w:sz w:val="18"/>
                  <w:szCs w:val="18"/>
                </w:rPr>
                <w:t>Hard Disk Space</w:t>
              </w:r>
            </w:ins>
          </w:p>
        </w:tc>
        <w:tc>
          <w:tcPr>
            <w:tcW w:w="4104" w:type="dxa"/>
          </w:tcPr>
          <w:p w14:paraId="0E036C9A" w14:textId="77777777" w:rsidR="00690EA3" w:rsidRPr="004D2D90" w:rsidRDefault="00690EA3" w:rsidP="00690EA3">
            <w:pPr>
              <w:pStyle w:val="Normal1"/>
              <w:spacing w:after="0"/>
              <w:jc w:val="left"/>
              <w:rPr>
                <w:ins w:id="231" w:author="Jason Jafarian" w:date="2016-02-17T17:20:00Z"/>
                <w:rFonts w:ascii="Arial" w:hAnsi="Arial" w:cs="Arial"/>
                <w:sz w:val="18"/>
                <w:szCs w:val="18"/>
              </w:rPr>
            </w:pPr>
            <w:ins w:id="232" w:author="Jason Jafarian" w:date="2016-02-17T17:20:00Z">
              <w:r w:rsidRPr="004D2D90">
                <w:rPr>
                  <w:rFonts w:ascii="Arial" w:hAnsi="Arial" w:cs="Arial"/>
                  <w:sz w:val="18"/>
                  <w:szCs w:val="18"/>
                </w:rPr>
                <w:t>1 x 32 gb SSD</w:t>
              </w:r>
            </w:ins>
          </w:p>
        </w:tc>
      </w:tr>
      <w:tr w:rsidR="00690EA3" w14:paraId="7711C57A" w14:textId="77777777" w:rsidTr="00690EA3">
        <w:trPr>
          <w:trHeight w:val="197"/>
          <w:jc w:val="center"/>
          <w:ins w:id="233" w:author="Jason Jafarian" w:date="2016-02-17T17:20:00Z"/>
        </w:trPr>
        <w:tc>
          <w:tcPr>
            <w:tcW w:w="7308" w:type="dxa"/>
            <w:gridSpan w:val="2"/>
            <w:shd w:val="clear" w:color="auto" w:fill="BFBFBF" w:themeFill="background1" w:themeFillShade="BF"/>
          </w:tcPr>
          <w:p w14:paraId="61939D98" w14:textId="06F78F20" w:rsidR="00690EA3" w:rsidRDefault="00690EA3" w:rsidP="00690EA3">
            <w:pPr>
              <w:pStyle w:val="Normal1"/>
              <w:spacing w:after="0"/>
              <w:jc w:val="left"/>
              <w:rPr>
                <w:ins w:id="234" w:author="Jason Jafarian" w:date="2016-02-17T17:20:00Z"/>
                <w:rFonts w:ascii="Arial" w:eastAsia="Arial" w:hAnsi="Arial" w:cs="Arial"/>
                <w:i/>
                <w:sz w:val="18"/>
                <w:szCs w:val="18"/>
              </w:rPr>
            </w:pPr>
            <w:ins w:id="235" w:author="Jason Jafarian" w:date="2016-02-17T17:20:00Z">
              <w:r>
                <w:rPr>
                  <w:rFonts w:ascii="Arial" w:eastAsia="Arial" w:hAnsi="Arial" w:cs="Arial"/>
                  <w:b/>
                  <w:sz w:val="18"/>
                  <w:szCs w:val="18"/>
                </w:rPr>
                <w:t>Solr Server</w:t>
              </w:r>
            </w:ins>
            <w:ins w:id="236" w:author="Jason Jafarian" w:date="2016-02-18T14:59:00Z">
              <w:r w:rsidR="00EF2644" w:rsidRPr="004D2D90">
                <w:rPr>
                  <w:rFonts w:ascii="Arial" w:eastAsia="Arial" w:hAnsi="Arial" w:cs="Arial"/>
                  <w:b/>
                  <w:color w:val="auto"/>
                  <w:sz w:val="18"/>
                  <w:szCs w:val="18"/>
                </w:rPr>
                <w:t xml:space="preserve">– AWS </w:t>
              </w:r>
            </w:ins>
            <w:ins w:id="237" w:author="Jason Jafarian" w:date="2016-02-18T21:49:00Z">
              <w:r w:rsidR="00B551A9" w:rsidRPr="004D2D90">
                <w:rPr>
                  <w:rFonts w:ascii="Arial" w:eastAsia="Arial" w:hAnsi="Arial" w:cs="Arial"/>
                  <w:b/>
                  <w:color w:val="auto"/>
                  <w:sz w:val="18"/>
                  <w:szCs w:val="18"/>
                </w:rPr>
                <w:t>type:</w:t>
              </w:r>
            </w:ins>
            <w:ins w:id="238" w:author="Jason Jafarian" w:date="2016-02-18T14:59:00Z">
              <w:r w:rsidR="00EF2644" w:rsidRPr="004D2D90">
                <w:rPr>
                  <w:rFonts w:ascii="Arial" w:eastAsia="Arial" w:hAnsi="Arial" w:cs="Arial"/>
                  <w:b/>
                  <w:color w:val="auto"/>
                  <w:sz w:val="18"/>
                  <w:szCs w:val="18"/>
                </w:rPr>
                <w:t xml:space="preserve"> m3. </w:t>
              </w:r>
              <w:r w:rsidR="00EF2644">
                <w:rPr>
                  <w:rFonts w:ascii="Arial" w:eastAsia="Arial" w:hAnsi="Arial" w:cs="Arial"/>
                  <w:b/>
                  <w:color w:val="auto"/>
                  <w:sz w:val="18"/>
                  <w:szCs w:val="18"/>
                </w:rPr>
                <w:t>xl</w:t>
              </w:r>
              <w:r w:rsidR="00EF2644" w:rsidRPr="004D2D90">
                <w:rPr>
                  <w:rFonts w:ascii="Arial" w:eastAsia="Arial" w:hAnsi="Arial" w:cs="Arial"/>
                  <w:b/>
                  <w:color w:val="auto"/>
                  <w:sz w:val="18"/>
                  <w:szCs w:val="18"/>
                </w:rPr>
                <w:t>arge</w:t>
              </w:r>
            </w:ins>
          </w:p>
        </w:tc>
      </w:tr>
      <w:tr w:rsidR="00690EA3" w14:paraId="0BD8F02F" w14:textId="77777777" w:rsidTr="00690EA3">
        <w:trPr>
          <w:trHeight w:val="233"/>
          <w:jc w:val="center"/>
          <w:ins w:id="239" w:author="Jason Jafarian" w:date="2016-02-17T17:20:00Z"/>
        </w:trPr>
        <w:tc>
          <w:tcPr>
            <w:tcW w:w="3204" w:type="dxa"/>
            <w:shd w:val="clear" w:color="auto" w:fill="auto"/>
          </w:tcPr>
          <w:p w14:paraId="7FD1E3C9" w14:textId="77777777" w:rsidR="00690EA3" w:rsidRDefault="00690EA3" w:rsidP="00690EA3">
            <w:pPr>
              <w:pStyle w:val="Normal1"/>
              <w:spacing w:after="0"/>
              <w:jc w:val="left"/>
              <w:rPr>
                <w:ins w:id="240" w:author="Jason Jafarian" w:date="2016-02-17T17:20:00Z"/>
                <w:rFonts w:ascii="Arial" w:eastAsia="Arial" w:hAnsi="Arial" w:cs="Arial"/>
                <w:b/>
                <w:sz w:val="18"/>
                <w:szCs w:val="18"/>
              </w:rPr>
            </w:pPr>
            <w:ins w:id="241" w:author="Jason Jafarian" w:date="2016-02-17T17:20:00Z">
              <w:r>
                <w:rPr>
                  <w:rFonts w:ascii="Arial" w:eastAsia="Arial" w:hAnsi="Arial" w:cs="Arial"/>
                  <w:b/>
                  <w:i/>
                  <w:sz w:val="18"/>
                  <w:szCs w:val="18"/>
                </w:rPr>
                <w:t>Processor Type</w:t>
              </w:r>
            </w:ins>
          </w:p>
        </w:tc>
        <w:tc>
          <w:tcPr>
            <w:tcW w:w="4104" w:type="dxa"/>
            <w:shd w:val="clear" w:color="auto" w:fill="auto"/>
          </w:tcPr>
          <w:p w14:paraId="321C89A3" w14:textId="77777777" w:rsidR="00690EA3" w:rsidRPr="007F5D7C" w:rsidRDefault="00690EA3" w:rsidP="00690EA3">
            <w:pPr>
              <w:pStyle w:val="Normal1"/>
              <w:spacing w:after="0"/>
              <w:jc w:val="left"/>
              <w:rPr>
                <w:ins w:id="242" w:author="Jason Jafarian" w:date="2016-02-17T17:20:00Z"/>
                <w:rFonts w:ascii="Arial" w:eastAsia="Arial" w:hAnsi="Arial" w:cs="Arial"/>
                <w:b/>
                <w:sz w:val="18"/>
                <w:szCs w:val="18"/>
              </w:rPr>
            </w:pPr>
            <w:ins w:id="243" w:author="Jason Jafarian" w:date="2016-02-17T17:20:00Z">
              <w:r w:rsidRPr="004D2D90">
                <w:rPr>
                  <w:rFonts w:ascii="Arial" w:hAnsi="Arial" w:cs="Arial"/>
                  <w:sz w:val="18"/>
                  <w:szCs w:val="18"/>
                </w:rPr>
                <w:t>4 vCPU</w:t>
              </w:r>
            </w:ins>
          </w:p>
        </w:tc>
      </w:tr>
      <w:tr w:rsidR="00690EA3" w14:paraId="6F7ADC71" w14:textId="77777777" w:rsidTr="00690EA3">
        <w:trPr>
          <w:trHeight w:val="206"/>
          <w:jc w:val="center"/>
          <w:ins w:id="244" w:author="Jason Jafarian" w:date="2016-02-17T17:20:00Z"/>
        </w:trPr>
        <w:tc>
          <w:tcPr>
            <w:tcW w:w="3204" w:type="dxa"/>
            <w:shd w:val="clear" w:color="auto" w:fill="auto"/>
          </w:tcPr>
          <w:p w14:paraId="1C82F6DF" w14:textId="77777777" w:rsidR="00690EA3" w:rsidRDefault="00690EA3" w:rsidP="00690EA3">
            <w:pPr>
              <w:pStyle w:val="Normal1"/>
              <w:spacing w:after="0"/>
              <w:jc w:val="left"/>
              <w:rPr>
                <w:ins w:id="245" w:author="Jason Jafarian" w:date="2016-02-17T17:20:00Z"/>
                <w:rFonts w:ascii="Arial" w:eastAsia="Arial" w:hAnsi="Arial" w:cs="Arial"/>
                <w:b/>
                <w:i/>
                <w:sz w:val="18"/>
                <w:szCs w:val="18"/>
              </w:rPr>
            </w:pPr>
            <w:ins w:id="246" w:author="Jason Jafarian" w:date="2016-02-17T17:20:00Z">
              <w:r>
                <w:rPr>
                  <w:rFonts w:ascii="Arial" w:eastAsia="Arial" w:hAnsi="Arial" w:cs="Arial"/>
                  <w:b/>
                  <w:i/>
                  <w:sz w:val="18"/>
                  <w:szCs w:val="18"/>
                </w:rPr>
                <w:t>System Memory</w:t>
              </w:r>
            </w:ins>
          </w:p>
        </w:tc>
        <w:tc>
          <w:tcPr>
            <w:tcW w:w="4104" w:type="dxa"/>
            <w:shd w:val="clear" w:color="auto" w:fill="auto"/>
          </w:tcPr>
          <w:p w14:paraId="67457A8A" w14:textId="77777777" w:rsidR="00690EA3" w:rsidRPr="00732991" w:rsidRDefault="00690EA3" w:rsidP="00690EA3">
            <w:pPr>
              <w:pStyle w:val="Normal1"/>
              <w:spacing w:after="0"/>
              <w:jc w:val="left"/>
              <w:rPr>
                <w:ins w:id="247" w:author="Jason Jafarian" w:date="2016-02-17T17:20:00Z"/>
                <w:rFonts w:ascii="Arial" w:eastAsia="Arial" w:hAnsi="Arial" w:cs="Arial"/>
                <w:i/>
                <w:sz w:val="18"/>
                <w:szCs w:val="18"/>
              </w:rPr>
            </w:pPr>
            <w:ins w:id="248" w:author="Jason Jafarian" w:date="2016-02-17T17:20:00Z">
              <w:r w:rsidRPr="004D2D90">
                <w:rPr>
                  <w:rFonts w:ascii="Arial" w:hAnsi="Arial" w:cs="Arial"/>
                  <w:sz w:val="18"/>
                  <w:szCs w:val="18"/>
                </w:rPr>
                <w:t>15 gb memory</w:t>
              </w:r>
            </w:ins>
          </w:p>
        </w:tc>
      </w:tr>
      <w:tr w:rsidR="00690EA3" w14:paraId="3EF23C07" w14:textId="77777777" w:rsidTr="00690EA3">
        <w:trPr>
          <w:trHeight w:val="206"/>
          <w:jc w:val="center"/>
          <w:ins w:id="249" w:author="Jason Jafarian" w:date="2016-02-17T17:20:00Z"/>
        </w:trPr>
        <w:tc>
          <w:tcPr>
            <w:tcW w:w="3204" w:type="dxa"/>
            <w:shd w:val="clear" w:color="auto" w:fill="auto"/>
          </w:tcPr>
          <w:p w14:paraId="5767D2DC" w14:textId="77777777" w:rsidR="00690EA3" w:rsidRDefault="00690EA3" w:rsidP="00690EA3">
            <w:pPr>
              <w:pStyle w:val="Normal1"/>
              <w:spacing w:after="0"/>
              <w:jc w:val="left"/>
              <w:rPr>
                <w:ins w:id="250" w:author="Jason Jafarian" w:date="2016-02-17T17:20:00Z"/>
                <w:rFonts w:ascii="Arial" w:eastAsia="Arial" w:hAnsi="Arial" w:cs="Arial"/>
                <w:b/>
                <w:i/>
                <w:sz w:val="18"/>
                <w:szCs w:val="18"/>
              </w:rPr>
            </w:pPr>
            <w:ins w:id="251" w:author="Jason Jafarian" w:date="2016-02-17T17:20:00Z">
              <w:r>
                <w:rPr>
                  <w:rFonts w:ascii="Arial" w:eastAsia="Arial" w:hAnsi="Arial" w:cs="Arial"/>
                  <w:b/>
                  <w:i/>
                  <w:sz w:val="18"/>
                  <w:szCs w:val="18"/>
                </w:rPr>
                <w:t>Hard Disk Space</w:t>
              </w:r>
            </w:ins>
          </w:p>
        </w:tc>
        <w:tc>
          <w:tcPr>
            <w:tcW w:w="4104" w:type="dxa"/>
            <w:shd w:val="clear" w:color="auto" w:fill="auto"/>
          </w:tcPr>
          <w:p w14:paraId="45112CD8" w14:textId="77777777" w:rsidR="00690EA3" w:rsidRPr="004D2D90" w:rsidRDefault="00690EA3" w:rsidP="00690EA3">
            <w:pPr>
              <w:pStyle w:val="Normal1"/>
              <w:spacing w:after="0"/>
              <w:jc w:val="left"/>
              <w:rPr>
                <w:ins w:id="252" w:author="Jason Jafarian" w:date="2016-02-17T17:20:00Z"/>
                <w:rFonts w:ascii="Arial" w:eastAsia="Arial" w:hAnsi="Arial" w:cs="Arial"/>
                <w:sz w:val="18"/>
                <w:szCs w:val="18"/>
              </w:rPr>
            </w:pPr>
            <w:ins w:id="253" w:author="Jason Jafarian" w:date="2016-02-17T17:20:00Z">
              <w:r w:rsidRPr="004D2D90">
                <w:rPr>
                  <w:rFonts w:ascii="Arial" w:eastAsia="Arial" w:hAnsi="Arial" w:cs="Arial"/>
                  <w:sz w:val="18"/>
                  <w:szCs w:val="18"/>
                </w:rPr>
                <w:t>2x40 gb SSD</w:t>
              </w:r>
            </w:ins>
          </w:p>
        </w:tc>
      </w:tr>
      <w:tr w:rsidR="00690EA3" w14:paraId="6E973E07" w14:textId="77777777" w:rsidTr="00690EA3">
        <w:trPr>
          <w:trHeight w:val="206"/>
          <w:jc w:val="center"/>
          <w:ins w:id="254" w:author="Jason Jafarian" w:date="2016-02-17T17:20:00Z"/>
        </w:trPr>
        <w:tc>
          <w:tcPr>
            <w:tcW w:w="3204" w:type="dxa"/>
            <w:shd w:val="clear" w:color="auto" w:fill="FFFFFF" w:themeFill="background1"/>
          </w:tcPr>
          <w:p w14:paraId="6DF59F0C" w14:textId="77777777" w:rsidR="00690EA3" w:rsidRDefault="00690EA3" w:rsidP="00690EA3">
            <w:pPr>
              <w:pStyle w:val="Normal1"/>
              <w:spacing w:after="0"/>
              <w:jc w:val="left"/>
              <w:rPr>
                <w:ins w:id="255" w:author="Jason Jafarian" w:date="2016-02-17T17:20:00Z"/>
                <w:rFonts w:ascii="Arial" w:eastAsia="Arial" w:hAnsi="Arial" w:cs="Arial"/>
                <w:b/>
                <w:i/>
                <w:sz w:val="18"/>
                <w:szCs w:val="18"/>
              </w:rPr>
            </w:pPr>
            <w:ins w:id="256" w:author="Jason Jafarian" w:date="2016-02-17T17:20:00Z">
              <w:r>
                <w:rPr>
                  <w:rFonts w:ascii="Arial" w:eastAsia="Arial" w:hAnsi="Arial" w:cs="Arial"/>
                  <w:b/>
                  <w:i/>
                  <w:sz w:val="18"/>
                  <w:szCs w:val="18"/>
                </w:rPr>
                <w:t>Open Ports</w:t>
              </w:r>
            </w:ins>
          </w:p>
        </w:tc>
        <w:tc>
          <w:tcPr>
            <w:tcW w:w="4104" w:type="dxa"/>
            <w:shd w:val="clear" w:color="auto" w:fill="auto"/>
          </w:tcPr>
          <w:p w14:paraId="02E38CA5" w14:textId="77777777" w:rsidR="00690EA3" w:rsidRDefault="00690EA3" w:rsidP="00690EA3">
            <w:pPr>
              <w:pStyle w:val="Normal1"/>
              <w:spacing w:after="0"/>
              <w:jc w:val="left"/>
              <w:rPr>
                <w:ins w:id="257" w:author="Jason Jafarian" w:date="2016-02-17T17:20:00Z"/>
                <w:rFonts w:ascii="Arial" w:eastAsia="Arial" w:hAnsi="Arial" w:cs="Arial"/>
                <w:i/>
                <w:sz w:val="18"/>
                <w:szCs w:val="18"/>
              </w:rPr>
            </w:pPr>
            <w:ins w:id="258" w:author="Jason Jafarian" w:date="2016-02-17T17:20:00Z">
              <w:r w:rsidRPr="00E32149">
                <w:rPr>
                  <w:rFonts w:ascii="Arial" w:eastAsia="Arial" w:hAnsi="Arial" w:cs="Arial"/>
                  <w:i/>
                  <w:sz w:val="18"/>
                  <w:szCs w:val="18"/>
                </w:rPr>
                <w:t>22, 8764, 8765, 8983, 8984, 7984, 7983, 8764, 7764</w:t>
              </w:r>
            </w:ins>
          </w:p>
        </w:tc>
      </w:tr>
      <w:tr w:rsidR="00690EA3" w14:paraId="3FD76895" w14:textId="77777777" w:rsidTr="00690EA3">
        <w:trPr>
          <w:trHeight w:val="206"/>
          <w:jc w:val="center"/>
          <w:ins w:id="259" w:author="Jason Jafarian" w:date="2016-02-17T17:20:00Z"/>
        </w:trPr>
        <w:tc>
          <w:tcPr>
            <w:tcW w:w="7308" w:type="dxa"/>
            <w:gridSpan w:val="2"/>
            <w:shd w:val="clear" w:color="auto" w:fill="BFBFBF" w:themeFill="background1" w:themeFillShade="BF"/>
          </w:tcPr>
          <w:p w14:paraId="3B337334" w14:textId="1A518A68" w:rsidR="00690EA3" w:rsidRDefault="00690EA3" w:rsidP="00690EA3">
            <w:pPr>
              <w:pStyle w:val="Normal1"/>
              <w:spacing w:after="0"/>
              <w:jc w:val="left"/>
              <w:rPr>
                <w:ins w:id="260" w:author="Jason Jafarian" w:date="2016-02-17T17:20:00Z"/>
                <w:rFonts w:ascii="Arial" w:eastAsia="Arial" w:hAnsi="Arial" w:cs="Arial"/>
                <w:i/>
                <w:sz w:val="18"/>
                <w:szCs w:val="18"/>
              </w:rPr>
            </w:pPr>
            <w:ins w:id="261" w:author="Jason Jafarian" w:date="2016-02-17T17:20:00Z">
              <w:r>
                <w:rPr>
                  <w:rFonts w:ascii="Arial" w:eastAsia="Arial" w:hAnsi="Arial" w:cs="Arial"/>
                  <w:b/>
                  <w:sz w:val="18"/>
                  <w:szCs w:val="18"/>
                </w:rPr>
                <w:t>Solr Server</w:t>
              </w:r>
            </w:ins>
            <w:ins w:id="262" w:author="Jason Jafarian" w:date="2016-02-18T14:59:00Z">
              <w:r w:rsidR="00EF2644" w:rsidRPr="004D2D90">
                <w:rPr>
                  <w:rFonts w:ascii="Arial" w:eastAsia="Arial" w:hAnsi="Arial" w:cs="Arial"/>
                  <w:b/>
                  <w:color w:val="auto"/>
                  <w:sz w:val="18"/>
                  <w:szCs w:val="18"/>
                </w:rPr>
                <w:t xml:space="preserve">– AWS </w:t>
              </w:r>
            </w:ins>
            <w:ins w:id="263" w:author="Jason Jafarian" w:date="2016-02-18T21:49:00Z">
              <w:r w:rsidR="00B551A9" w:rsidRPr="004D2D90">
                <w:rPr>
                  <w:rFonts w:ascii="Arial" w:eastAsia="Arial" w:hAnsi="Arial" w:cs="Arial"/>
                  <w:b/>
                  <w:color w:val="auto"/>
                  <w:sz w:val="18"/>
                  <w:szCs w:val="18"/>
                </w:rPr>
                <w:t>type:</w:t>
              </w:r>
            </w:ins>
            <w:ins w:id="264" w:author="Jason Jafarian" w:date="2016-02-18T14:59:00Z">
              <w:r w:rsidR="00EF2644" w:rsidRPr="004D2D90">
                <w:rPr>
                  <w:rFonts w:ascii="Arial" w:eastAsia="Arial" w:hAnsi="Arial" w:cs="Arial"/>
                  <w:b/>
                  <w:color w:val="auto"/>
                  <w:sz w:val="18"/>
                  <w:szCs w:val="18"/>
                </w:rPr>
                <w:t xml:space="preserve"> m3. </w:t>
              </w:r>
              <w:r w:rsidR="00EF2644">
                <w:rPr>
                  <w:rFonts w:ascii="Arial" w:eastAsia="Arial" w:hAnsi="Arial" w:cs="Arial"/>
                  <w:b/>
                  <w:color w:val="auto"/>
                  <w:sz w:val="18"/>
                  <w:szCs w:val="18"/>
                </w:rPr>
                <w:t>xl</w:t>
              </w:r>
              <w:r w:rsidR="00EF2644" w:rsidRPr="004D2D90">
                <w:rPr>
                  <w:rFonts w:ascii="Arial" w:eastAsia="Arial" w:hAnsi="Arial" w:cs="Arial"/>
                  <w:b/>
                  <w:color w:val="auto"/>
                  <w:sz w:val="18"/>
                  <w:szCs w:val="18"/>
                </w:rPr>
                <w:t>arge</w:t>
              </w:r>
            </w:ins>
          </w:p>
        </w:tc>
      </w:tr>
      <w:tr w:rsidR="00690EA3" w14:paraId="662845BC" w14:textId="77777777" w:rsidTr="00690EA3">
        <w:trPr>
          <w:trHeight w:val="206"/>
          <w:jc w:val="center"/>
          <w:ins w:id="265" w:author="Jason Jafarian" w:date="2016-02-17T17:20:00Z"/>
        </w:trPr>
        <w:tc>
          <w:tcPr>
            <w:tcW w:w="3204" w:type="dxa"/>
            <w:shd w:val="clear" w:color="auto" w:fill="auto"/>
          </w:tcPr>
          <w:p w14:paraId="45D3FC09" w14:textId="77777777" w:rsidR="00690EA3" w:rsidRDefault="00690EA3" w:rsidP="00690EA3">
            <w:pPr>
              <w:pStyle w:val="Normal1"/>
              <w:spacing w:after="0"/>
              <w:jc w:val="left"/>
              <w:rPr>
                <w:ins w:id="266" w:author="Jason Jafarian" w:date="2016-02-17T17:20:00Z"/>
                <w:rFonts w:ascii="Arial" w:eastAsia="Arial" w:hAnsi="Arial" w:cs="Arial"/>
                <w:b/>
                <w:i/>
                <w:sz w:val="18"/>
                <w:szCs w:val="18"/>
              </w:rPr>
            </w:pPr>
            <w:ins w:id="267" w:author="Jason Jafarian" w:date="2016-02-17T17:20:00Z">
              <w:r>
                <w:rPr>
                  <w:rFonts w:ascii="Arial" w:eastAsia="Arial" w:hAnsi="Arial" w:cs="Arial"/>
                  <w:b/>
                  <w:i/>
                  <w:sz w:val="18"/>
                  <w:szCs w:val="18"/>
                </w:rPr>
                <w:t>Processor Type</w:t>
              </w:r>
            </w:ins>
          </w:p>
        </w:tc>
        <w:tc>
          <w:tcPr>
            <w:tcW w:w="4104" w:type="dxa"/>
            <w:shd w:val="clear" w:color="auto" w:fill="auto"/>
          </w:tcPr>
          <w:p w14:paraId="7078D24A" w14:textId="77777777" w:rsidR="00690EA3" w:rsidRDefault="00690EA3" w:rsidP="00690EA3">
            <w:pPr>
              <w:pStyle w:val="Normal1"/>
              <w:spacing w:after="0"/>
              <w:jc w:val="left"/>
              <w:rPr>
                <w:ins w:id="268" w:author="Jason Jafarian" w:date="2016-02-17T17:20:00Z"/>
                <w:rFonts w:ascii="Arial" w:eastAsia="Arial" w:hAnsi="Arial" w:cs="Arial"/>
                <w:i/>
                <w:sz w:val="18"/>
                <w:szCs w:val="18"/>
              </w:rPr>
            </w:pPr>
            <w:ins w:id="269" w:author="Jason Jafarian" w:date="2016-02-17T17:20:00Z">
              <w:r w:rsidRPr="007E08E3">
                <w:rPr>
                  <w:rFonts w:ascii="Arial" w:hAnsi="Arial" w:cs="Arial"/>
                  <w:sz w:val="18"/>
                  <w:szCs w:val="18"/>
                </w:rPr>
                <w:t>4 vCPU</w:t>
              </w:r>
            </w:ins>
          </w:p>
        </w:tc>
      </w:tr>
      <w:tr w:rsidR="00690EA3" w14:paraId="16B0CACE" w14:textId="77777777" w:rsidTr="00690EA3">
        <w:trPr>
          <w:trHeight w:val="224"/>
          <w:jc w:val="center"/>
          <w:ins w:id="270" w:author="Jason Jafarian" w:date="2016-02-17T17:20:00Z"/>
        </w:trPr>
        <w:tc>
          <w:tcPr>
            <w:tcW w:w="3204" w:type="dxa"/>
            <w:shd w:val="clear" w:color="auto" w:fill="auto"/>
          </w:tcPr>
          <w:p w14:paraId="32082A05" w14:textId="77777777" w:rsidR="00690EA3" w:rsidRDefault="00690EA3" w:rsidP="00690EA3">
            <w:pPr>
              <w:pStyle w:val="Normal1"/>
              <w:spacing w:after="0"/>
              <w:jc w:val="left"/>
              <w:rPr>
                <w:ins w:id="271" w:author="Jason Jafarian" w:date="2016-02-17T17:20:00Z"/>
                <w:rFonts w:ascii="Arial" w:eastAsia="Arial" w:hAnsi="Arial" w:cs="Arial"/>
                <w:b/>
                <w:i/>
                <w:sz w:val="18"/>
                <w:szCs w:val="18"/>
              </w:rPr>
            </w:pPr>
            <w:ins w:id="272" w:author="Jason Jafarian" w:date="2016-02-17T17:20:00Z">
              <w:r>
                <w:rPr>
                  <w:rFonts w:ascii="Arial" w:eastAsia="Arial" w:hAnsi="Arial" w:cs="Arial"/>
                  <w:b/>
                  <w:i/>
                  <w:sz w:val="18"/>
                  <w:szCs w:val="18"/>
                </w:rPr>
                <w:t>System Memory</w:t>
              </w:r>
            </w:ins>
          </w:p>
        </w:tc>
        <w:tc>
          <w:tcPr>
            <w:tcW w:w="4104" w:type="dxa"/>
            <w:shd w:val="clear" w:color="auto" w:fill="auto"/>
          </w:tcPr>
          <w:p w14:paraId="7E40CACB" w14:textId="77777777" w:rsidR="00690EA3" w:rsidRDefault="00690EA3" w:rsidP="00690EA3">
            <w:pPr>
              <w:pStyle w:val="Normal1"/>
              <w:spacing w:after="0"/>
              <w:jc w:val="left"/>
              <w:rPr>
                <w:ins w:id="273" w:author="Jason Jafarian" w:date="2016-02-17T17:20:00Z"/>
                <w:rFonts w:ascii="Arial" w:eastAsia="Arial" w:hAnsi="Arial" w:cs="Arial"/>
                <w:i/>
                <w:sz w:val="18"/>
                <w:szCs w:val="18"/>
              </w:rPr>
            </w:pPr>
            <w:ins w:id="274" w:author="Jason Jafarian" w:date="2016-02-17T17:20:00Z">
              <w:r w:rsidRPr="007E08E3">
                <w:rPr>
                  <w:rFonts w:ascii="Arial" w:hAnsi="Arial" w:cs="Arial"/>
                  <w:sz w:val="18"/>
                  <w:szCs w:val="18"/>
                </w:rPr>
                <w:t>15 gb memory</w:t>
              </w:r>
            </w:ins>
          </w:p>
        </w:tc>
      </w:tr>
      <w:tr w:rsidR="00690EA3" w14:paraId="6F915AB8" w14:textId="77777777" w:rsidTr="00690EA3">
        <w:trPr>
          <w:trHeight w:val="206"/>
          <w:jc w:val="center"/>
          <w:ins w:id="275" w:author="Jason Jafarian" w:date="2016-02-17T17:20:00Z"/>
        </w:trPr>
        <w:tc>
          <w:tcPr>
            <w:tcW w:w="3204" w:type="dxa"/>
            <w:shd w:val="clear" w:color="auto" w:fill="auto"/>
          </w:tcPr>
          <w:p w14:paraId="1760FA75" w14:textId="77777777" w:rsidR="00690EA3" w:rsidRDefault="00690EA3" w:rsidP="00690EA3">
            <w:pPr>
              <w:pStyle w:val="Normal1"/>
              <w:spacing w:after="0"/>
              <w:jc w:val="left"/>
              <w:rPr>
                <w:ins w:id="276" w:author="Jason Jafarian" w:date="2016-02-17T17:20:00Z"/>
                <w:rFonts w:ascii="Arial" w:eastAsia="Arial" w:hAnsi="Arial" w:cs="Arial"/>
                <w:b/>
                <w:i/>
                <w:sz w:val="18"/>
                <w:szCs w:val="18"/>
              </w:rPr>
            </w:pPr>
            <w:ins w:id="277" w:author="Jason Jafarian" w:date="2016-02-17T17:20:00Z">
              <w:r>
                <w:rPr>
                  <w:rFonts w:ascii="Arial" w:eastAsia="Arial" w:hAnsi="Arial" w:cs="Arial"/>
                  <w:b/>
                  <w:i/>
                  <w:sz w:val="18"/>
                  <w:szCs w:val="18"/>
                </w:rPr>
                <w:t>Hard Disk Space</w:t>
              </w:r>
            </w:ins>
          </w:p>
        </w:tc>
        <w:tc>
          <w:tcPr>
            <w:tcW w:w="4104" w:type="dxa"/>
            <w:shd w:val="clear" w:color="auto" w:fill="auto"/>
          </w:tcPr>
          <w:p w14:paraId="7E752820" w14:textId="77777777" w:rsidR="00690EA3" w:rsidRDefault="00690EA3" w:rsidP="00690EA3">
            <w:pPr>
              <w:pStyle w:val="Normal1"/>
              <w:spacing w:after="0"/>
              <w:jc w:val="left"/>
              <w:rPr>
                <w:ins w:id="278" w:author="Jason Jafarian" w:date="2016-02-17T17:20:00Z"/>
                <w:rFonts w:ascii="Arial" w:eastAsia="Arial" w:hAnsi="Arial" w:cs="Arial"/>
                <w:i/>
                <w:sz w:val="18"/>
                <w:szCs w:val="18"/>
              </w:rPr>
            </w:pPr>
            <w:ins w:id="279" w:author="Jason Jafarian" w:date="2016-02-17T17:20:00Z">
              <w:r w:rsidRPr="007E08E3">
                <w:rPr>
                  <w:rFonts w:ascii="Arial" w:eastAsia="Arial" w:hAnsi="Arial" w:cs="Arial"/>
                  <w:sz w:val="18"/>
                  <w:szCs w:val="18"/>
                </w:rPr>
                <w:t>2x40 gb SSD</w:t>
              </w:r>
            </w:ins>
          </w:p>
        </w:tc>
      </w:tr>
      <w:tr w:rsidR="00690EA3" w14:paraId="32F39B28" w14:textId="77777777" w:rsidTr="00690EA3">
        <w:trPr>
          <w:trHeight w:val="206"/>
          <w:jc w:val="center"/>
          <w:ins w:id="280" w:author="Jason Jafarian" w:date="2016-02-17T17:20:00Z"/>
        </w:trPr>
        <w:tc>
          <w:tcPr>
            <w:tcW w:w="3204" w:type="dxa"/>
            <w:shd w:val="clear" w:color="auto" w:fill="auto"/>
          </w:tcPr>
          <w:p w14:paraId="365231DE" w14:textId="77777777" w:rsidR="00690EA3" w:rsidRPr="007F5D7C" w:rsidRDefault="00690EA3" w:rsidP="00690EA3">
            <w:pPr>
              <w:pStyle w:val="Normal1"/>
              <w:spacing w:after="0"/>
              <w:jc w:val="left"/>
              <w:rPr>
                <w:ins w:id="281" w:author="Jason Jafarian" w:date="2016-02-17T17:20:00Z"/>
                <w:rFonts w:ascii="Arial" w:eastAsia="Arial" w:hAnsi="Arial" w:cs="Arial"/>
                <w:b/>
                <w:i/>
                <w:sz w:val="18"/>
                <w:szCs w:val="18"/>
              </w:rPr>
            </w:pPr>
            <w:ins w:id="282" w:author="Jason Jafarian" w:date="2016-02-17T17:20:00Z">
              <w:r w:rsidRPr="007F5D7C">
                <w:rPr>
                  <w:rFonts w:ascii="Arial" w:eastAsia="Arial" w:hAnsi="Arial" w:cs="Arial"/>
                  <w:b/>
                  <w:i/>
                  <w:sz w:val="18"/>
                  <w:szCs w:val="18"/>
                </w:rPr>
                <w:t>Open Ports</w:t>
              </w:r>
            </w:ins>
          </w:p>
        </w:tc>
        <w:tc>
          <w:tcPr>
            <w:tcW w:w="4104" w:type="dxa"/>
            <w:shd w:val="clear" w:color="auto" w:fill="auto"/>
          </w:tcPr>
          <w:p w14:paraId="0A4FD038" w14:textId="77777777" w:rsidR="00690EA3" w:rsidRDefault="00690EA3" w:rsidP="00690EA3">
            <w:pPr>
              <w:pStyle w:val="Normal1"/>
              <w:spacing w:after="0"/>
              <w:jc w:val="left"/>
              <w:rPr>
                <w:ins w:id="283" w:author="Jason Jafarian" w:date="2016-02-17T17:20:00Z"/>
                <w:rFonts w:ascii="Arial" w:eastAsia="Arial" w:hAnsi="Arial" w:cs="Arial"/>
                <w:i/>
                <w:sz w:val="18"/>
                <w:szCs w:val="18"/>
              </w:rPr>
            </w:pPr>
            <w:ins w:id="284" w:author="Jason Jafarian" w:date="2016-02-17T17:20:00Z">
              <w:r w:rsidRPr="00E32149">
                <w:rPr>
                  <w:rFonts w:ascii="Arial" w:eastAsia="Arial" w:hAnsi="Arial" w:cs="Arial"/>
                  <w:i/>
                  <w:sz w:val="18"/>
                  <w:szCs w:val="18"/>
                </w:rPr>
                <w:t>22, 8764, 8765, 8983, 8984, 7984, 7983, 8764, 7764</w:t>
              </w:r>
            </w:ins>
          </w:p>
        </w:tc>
      </w:tr>
      <w:tr w:rsidR="00690EA3" w14:paraId="3D3B733C" w14:textId="77777777" w:rsidTr="00690EA3">
        <w:trPr>
          <w:trHeight w:val="206"/>
          <w:jc w:val="center"/>
          <w:ins w:id="285" w:author="Jason Jafarian" w:date="2016-02-17T17:20:00Z"/>
        </w:trPr>
        <w:tc>
          <w:tcPr>
            <w:tcW w:w="7308" w:type="dxa"/>
            <w:gridSpan w:val="2"/>
            <w:shd w:val="clear" w:color="auto" w:fill="BFBFBF" w:themeFill="background1" w:themeFillShade="BF"/>
          </w:tcPr>
          <w:p w14:paraId="46942AD1" w14:textId="782A31FA" w:rsidR="00690EA3" w:rsidRDefault="00690EA3" w:rsidP="00690EA3">
            <w:pPr>
              <w:pStyle w:val="Normal1"/>
              <w:spacing w:after="0"/>
              <w:jc w:val="left"/>
              <w:rPr>
                <w:ins w:id="286" w:author="Jason Jafarian" w:date="2016-02-17T17:20:00Z"/>
                <w:rFonts w:ascii="Arial" w:eastAsia="Arial" w:hAnsi="Arial" w:cs="Arial"/>
                <w:i/>
                <w:sz w:val="18"/>
                <w:szCs w:val="18"/>
              </w:rPr>
            </w:pPr>
            <w:ins w:id="287" w:author="Jason Jafarian" w:date="2016-02-17T17:20:00Z">
              <w:r w:rsidRPr="00D83B36">
                <w:rPr>
                  <w:rFonts w:ascii="Arial" w:eastAsia="Arial" w:hAnsi="Arial" w:cs="Arial"/>
                  <w:b/>
                  <w:sz w:val="18"/>
                  <w:szCs w:val="18"/>
                </w:rPr>
                <w:t>Zookeeper</w:t>
              </w:r>
            </w:ins>
            <w:ins w:id="288" w:author="Jason Jafarian" w:date="2016-02-18T14:57:00Z">
              <w:r w:rsidR="00EF2644">
                <w:rPr>
                  <w:rFonts w:ascii="Arial" w:eastAsia="Arial" w:hAnsi="Arial" w:cs="Arial"/>
                  <w:b/>
                  <w:color w:val="auto"/>
                  <w:sz w:val="18"/>
                  <w:szCs w:val="18"/>
                </w:rPr>
                <w:t xml:space="preserve">– AWS </w:t>
              </w:r>
            </w:ins>
            <w:ins w:id="289" w:author="Jason Jafarian" w:date="2016-02-18T21:49:00Z">
              <w:r w:rsidR="00B551A9">
                <w:rPr>
                  <w:rFonts w:ascii="Arial" w:eastAsia="Arial" w:hAnsi="Arial" w:cs="Arial"/>
                  <w:b/>
                  <w:color w:val="auto"/>
                  <w:sz w:val="18"/>
                  <w:szCs w:val="18"/>
                </w:rPr>
                <w:t>type:</w:t>
              </w:r>
            </w:ins>
            <w:ins w:id="290" w:author="Jason Jafarian" w:date="2016-02-18T14:57:00Z">
              <w:r w:rsidR="00EF2644">
                <w:rPr>
                  <w:rFonts w:ascii="Arial" w:eastAsia="Arial" w:hAnsi="Arial" w:cs="Arial"/>
                  <w:b/>
                  <w:color w:val="auto"/>
                  <w:sz w:val="18"/>
                  <w:szCs w:val="18"/>
                </w:rPr>
                <w:t xml:space="preserve"> m3. l</w:t>
              </w:r>
              <w:r w:rsidR="00EF2644" w:rsidRPr="004D2D90">
                <w:rPr>
                  <w:rFonts w:ascii="Arial" w:eastAsia="Arial" w:hAnsi="Arial" w:cs="Arial"/>
                  <w:b/>
                  <w:color w:val="auto"/>
                  <w:sz w:val="18"/>
                  <w:szCs w:val="18"/>
                </w:rPr>
                <w:t>arge</w:t>
              </w:r>
            </w:ins>
          </w:p>
        </w:tc>
      </w:tr>
      <w:tr w:rsidR="00690EA3" w14:paraId="0F665F3C" w14:textId="77777777" w:rsidTr="00690EA3">
        <w:trPr>
          <w:trHeight w:val="206"/>
          <w:jc w:val="center"/>
          <w:ins w:id="291" w:author="Jason Jafarian" w:date="2016-02-17T17:20:00Z"/>
        </w:trPr>
        <w:tc>
          <w:tcPr>
            <w:tcW w:w="3204" w:type="dxa"/>
            <w:shd w:val="clear" w:color="auto" w:fill="auto"/>
          </w:tcPr>
          <w:p w14:paraId="2CC0A070" w14:textId="77777777" w:rsidR="00690EA3" w:rsidRDefault="00690EA3" w:rsidP="00690EA3">
            <w:pPr>
              <w:pStyle w:val="Normal1"/>
              <w:spacing w:after="0"/>
              <w:jc w:val="left"/>
              <w:rPr>
                <w:ins w:id="292" w:author="Jason Jafarian" w:date="2016-02-17T17:20:00Z"/>
                <w:rFonts w:ascii="Arial" w:eastAsia="Arial" w:hAnsi="Arial" w:cs="Arial"/>
                <w:b/>
                <w:i/>
                <w:sz w:val="18"/>
                <w:szCs w:val="18"/>
              </w:rPr>
            </w:pPr>
            <w:ins w:id="293" w:author="Jason Jafarian" w:date="2016-02-17T17:20:00Z">
              <w:r>
                <w:rPr>
                  <w:rFonts w:ascii="Arial" w:eastAsia="Arial" w:hAnsi="Arial" w:cs="Arial"/>
                  <w:b/>
                  <w:i/>
                  <w:sz w:val="18"/>
                  <w:szCs w:val="18"/>
                </w:rPr>
                <w:t>Processor Type</w:t>
              </w:r>
            </w:ins>
          </w:p>
        </w:tc>
        <w:tc>
          <w:tcPr>
            <w:tcW w:w="4104" w:type="dxa"/>
            <w:shd w:val="clear" w:color="auto" w:fill="auto"/>
          </w:tcPr>
          <w:p w14:paraId="74D7A1C8" w14:textId="77777777" w:rsidR="00690EA3" w:rsidRPr="007F5D7C" w:rsidRDefault="00690EA3" w:rsidP="00690EA3">
            <w:pPr>
              <w:pStyle w:val="Normal1"/>
              <w:spacing w:after="0"/>
              <w:jc w:val="left"/>
              <w:rPr>
                <w:ins w:id="294" w:author="Jason Jafarian" w:date="2016-02-17T17:20:00Z"/>
                <w:rFonts w:ascii="Arial" w:eastAsia="Arial" w:hAnsi="Arial" w:cs="Arial"/>
                <w:i/>
                <w:sz w:val="18"/>
                <w:szCs w:val="18"/>
              </w:rPr>
            </w:pPr>
            <w:ins w:id="295" w:author="Jason Jafarian" w:date="2016-02-17T17:20:00Z">
              <w:r w:rsidRPr="007F5D7C">
                <w:rPr>
                  <w:rFonts w:ascii="Arial" w:eastAsia="Arial" w:hAnsi="Arial" w:cs="Arial"/>
                  <w:i/>
                  <w:sz w:val="18"/>
                  <w:szCs w:val="18"/>
                </w:rPr>
                <w:t>2 vCPU</w:t>
              </w:r>
            </w:ins>
          </w:p>
        </w:tc>
      </w:tr>
      <w:tr w:rsidR="00690EA3" w14:paraId="2DD5358E" w14:textId="77777777" w:rsidTr="00690EA3">
        <w:trPr>
          <w:trHeight w:val="206"/>
          <w:jc w:val="center"/>
          <w:ins w:id="296" w:author="Jason Jafarian" w:date="2016-02-17T17:20:00Z"/>
        </w:trPr>
        <w:tc>
          <w:tcPr>
            <w:tcW w:w="3204" w:type="dxa"/>
            <w:shd w:val="clear" w:color="auto" w:fill="auto"/>
          </w:tcPr>
          <w:p w14:paraId="656031B9" w14:textId="77777777" w:rsidR="00690EA3" w:rsidRDefault="00690EA3" w:rsidP="00690EA3">
            <w:pPr>
              <w:pStyle w:val="Normal1"/>
              <w:spacing w:after="0"/>
              <w:jc w:val="left"/>
              <w:rPr>
                <w:ins w:id="297" w:author="Jason Jafarian" w:date="2016-02-17T17:20:00Z"/>
                <w:rFonts w:ascii="Arial" w:eastAsia="Arial" w:hAnsi="Arial" w:cs="Arial"/>
                <w:b/>
                <w:i/>
                <w:sz w:val="18"/>
                <w:szCs w:val="18"/>
              </w:rPr>
            </w:pPr>
            <w:ins w:id="298" w:author="Jason Jafarian" w:date="2016-02-17T17:20:00Z">
              <w:r>
                <w:rPr>
                  <w:rFonts w:ascii="Arial" w:eastAsia="Arial" w:hAnsi="Arial" w:cs="Arial"/>
                  <w:b/>
                  <w:i/>
                  <w:sz w:val="18"/>
                  <w:szCs w:val="18"/>
                </w:rPr>
                <w:t>System Memory</w:t>
              </w:r>
            </w:ins>
          </w:p>
        </w:tc>
        <w:tc>
          <w:tcPr>
            <w:tcW w:w="4104" w:type="dxa"/>
            <w:shd w:val="clear" w:color="auto" w:fill="auto"/>
          </w:tcPr>
          <w:p w14:paraId="36607780" w14:textId="77777777" w:rsidR="00690EA3" w:rsidRPr="00D623BC" w:rsidRDefault="00690EA3" w:rsidP="00690EA3">
            <w:pPr>
              <w:pStyle w:val="Normal1"/>
              <w:spacing w:after="0"/>
              <w:jc w:val="left"/>
              <w:rPr>
                <w:ins w:id="299" w:author="Jason Jafarian" w:date="2016-02-17T17:20:00Z"/>
                <w:rFonts w:ascii="Arial" w:eastAsia="Arial" w:hAnsi="Arial" w:cs="Arial"/>
                <w:i/>
                <w:sz w:val="18"/>
                <w:szCs w:val="18"/>
              </w:rPr>
            </w:pPr>
            <w:ins w:id="300" w:author="Jason Jafarian" w:date="2016-02-17T17:20:00Z">
              <w:r w:rsidRPr="004D2D90">
                <w:rPr>
                  <w:rFonts w:ascii="Arial" w:hAnsi="Arial" w:cs="Arial"/>
                  <w:sz w:val="18"/>
                  <w:szCs w:val="18"/>
                </w:rPr>
                <w:t>7.5 gb memory</w:t>
              </w:r>
            </w:ins>
          </w:p>
        </w:tc>
      </w:tr>
      <w:tr w:rsidR="00690EA3" w14:paraId="0DCEDEFE" w14:textId="77777777" w:rsidTr="00690EA3">
        <w:trPr>
          <w:trHeight w:val="206"/>
          <w:jc w:val="center"/>
          <w:ins w:id="301" w:author="Jason Jafarian" w:date="2016-02-17T17:20:00Z"/>
        </w:trPr>
        <w:tc>
          <w:tcPr>
            <w:tcW w:w="3204" w:type="dxa"/>
            <w:shd w:val="clear" w:color="auto" w:fill="auto"/>
          </w:tcPr>
          <w:p w14:paraId="67744A12" w14:textId="77777777" w:rsidR="00690EA3" w:rsidRDefault="00690EA3" w:rsidP="00690EA3">
            <w:pPr>
              <w:pStyle w:val="Normal1"/>
              <w:spacing w:after="0"/>
              <w:jc w:val="left"/>
              <w:rPr>
                <w:ins w:id="302" w:author="Jason Jafarian" w:date="2016-02-17T17:20:00Z"/>
                <w:rFonts w:ascii="Arial" w:eastAsia="Arial" w:hAnsi="Arial" w:cs="Arial"/>
                <w:b/>
                <w:i/>
                <w:sz w:val="18"/>
                <w:szCs w:val="18"/>
              </w:rPr>
            </w:pPr>
            <w:ins w:id="303" w:author="Jason Jafarian" w:date="2016-02-17T17:20:00Z">
              <w:r>
                <w:rPr>
                  <w:rFonts w:ascii="Arial" w:eastAsia="Arial" w:hAnsi="Arial" w:cs="Arial"/>
                  <w:b/>
                  <w:i/>
                  <w:sz w:val="18"/>
                  <w:szCs w:val="18"/>
                </w:rPr>
                <w:t>Hard Disk Space</w:t>
              </w:r>
            </w:ins>
          </w:p>
        </w:tc>
        <w:tc>
          <w:tcPr>
            <w:tcW w:w="4104" w:type="dxa"/>
            <w:shd w:val="clear" w:color="auto" w:fill="auto"/>
          </w:tcPr>
          <w:p w14:paraId="734A8B4C" w14:textId="77777777" w:rsidR="00690EA3" w:rsidRPr="007F5D7C" w:rsidRDefault="00690EA3" w:rsidP="00690EA3">
            <w:pPr>
              <w:pStyle w:val="Normal1"/>
              <w:spacing w:after="0"/>
              <w:jc w:val="left"/>
              <w:rPr>
                <w:ins w:id="304" w:author="Jason Jafarian" w:date="2016-02-17T17:20:00Z"/>
                <w:rFonts w:ascii="Arial" w:eastAsia="Arial" w:hAnsi="Arial" w:cs="Arial"/>
                <w:i/>
                <w:sz w:val="18"/>
                <w:szCs w:val="18"/>
              </w:rPr>
            </w:pPr>
            <w:ins w:id="305" w:author="Jason Jafarian" w:date="2016-02-17T17:20:00Z">
              <w:r w:rsidRPr="007F5D7C">
                <w:rPr>
                  <w:rFonts w:ascii="Arial" w:hAnsi="Arial" w:cs="Arial"/>
                  <w:sz w:val="18"/>
                  <w:szCs w:val="18"/>
                </w:rPr>
                <w:t>1x32 gb SSD</w:t>
              </w:r>
            </w:ins>
          </w:p>
        </w:tc>
      </w:tr>
      <w:tr w:rsidR="00690EA3" w14:paraId="45A62F52" w14:textId="77777777" w:rsidTr="00690EA3">
        <w:trPr>
          <w:trHeight w:val="206"/>
          <w:jc w:val="center"/>
          <w:ins w:id="306" w:author="Jason Jafarian" w:date="2016-02-17T17:20:00Z"/>
        </w:trPr>
        <w:tc>
          <w:tcPr>
            <w:tcW w:w="3204" w:type="dxa"/>
            <w:shd w:val="clear" w:color="auto" w:fill="auto"/>
          </w:tcPr>
          <w:p w14:paraId="544D7DD4" w14:textId="77777777" w:rsidR="00690EA3" w:rsidRDefault="00690EA3" w:rsidP="00690EA3">
            <w:pPr>
              <w:pStyle w:val="Normal1"/>
              <w:spacing w:after="0"/>
              <w:jc w:val="left"/>
              <w:rPr>
                <w:ins w:id="307" w:author="Jason Jafarian" w:date="2016-02-17T17:20:00Z"/>
                <w:rFonts w:ascii="Arial" w:eastAsia="Arial" w:hAnsi="Arial" w:cs="Arial"/>
                <w:b/>
                <w:i/>
                <w:sz w:val="18"/>
                <w:szCs w:val="18"/>
              </w:rPr>
            </w:pPr>
            <w:ins w:id="308" w:author="Jason Jafarian" w:date="2016-02-17T17:20:00Z">
              <w:r>
                <w:rPr>
                  <w:rFonts w:ascii="Arial" w:eastAsia="Arial" w:hAnsi="Arial" w:cs="Arial"/>
                  <w:b/>
                  <w:i/>
                  <w:sz w:val="18"/>
                  <w:szCs w:val="18"/>
                </w:rPr>
                <w:t>Open Parts</w:t>
              </w:r>
            </w:ins>
          </w:p>
        </w:tc>
        <w:tc>
          <w:tcPr>
            <w:tcW w:w="4104" w:type="dxa"/>
            <w:shd w:val="clear" w:color="auto" w:fill="auto"/>
          </w:tcPr>
          <w:p w14:paraId="3BE119C3" w14:textId="77777777" w:rsidR="00690EA3" w:rsidRPr="007F5D7C" w:rsidRDefault="00690EA3" w:rsidP="00690EA3">
            <w:pPr>
              <w:pStyle w:val="Normal1"/>
              <w:spacing w:after="0"/>
              <w:jc w:val="left"/>
              <w:rPr>
                <w:ins w:id="309" w:author="Jason Jafarian" w:date="2016-02-17T17:20:00Z"/>
                <w:rFonts w:ascii="Arial" w:eastAsia="Arial" w:hAnsi="Arial" w:cs="Arial"/>
                <w:i/>
                <w:sz w:val="18"/>
                <w:szCs w:val="18"/>
              </w:rPr>
            </w:pPr>
            <w:ins w:id="310" w:author="Jason Jafarian" w:date="2016-02-17T17:20:00Z">
              <w:r w:rsidRPr="007F5D7C">
                <w:rPr>
                  <w:rFonts w:ascii="Arial" w:hAnsi="Arial" w:cs="Arial"/>
                  <w:sz w:val="18"/>
                  <w:szCs w:val="18"/>
                </w:rPr>
                <w:t>2181, 2888, 3888</w:t>
              </w:r>
            </w:ins>
          </w:p>
        </w:tc>
      </w:tr>
      <w:tr w:rsidR="00690EA3" w14:paraId="21755B57" w14:textId="77777777" w:rsidTr="00690EA3">
        <w:trPr>
          <w:trHeight w:val="206"/>
          <w:jc w:val="center"/>
          <w:ins w:id="311" w:author="Jason Jafarian" w:date="2016-02-17T17:20:00Z"/>
        </w:trPr>
        <w:tc>
          <w:tcPr>
            <w:tcW w:w="7308" w:type="dxa"/>
            <w:gridSpan w:val="2"/>
            <w:shd w:val="clear" w:color="auto" w:fill="BFBFBF" w:themeFill="background1" w:themeFillShade="BF"/>
          </w:tcPr>
          <w:p w14:paraId="137242B2" w14:textId="5526DF2E" w:rsidR="00690EA3" w:rsidRDefault="00690EA3" w:rsidP="00690EA3">
            <w:pPr>
              <w:pStyle w:val="Normal1"/>
              <w:spacing w:after="0"/>
              <w:jc w:val="left"/>
              <w:rPr>
                <w:ins w:id="312" w:author="Jason Jafarian" w:date="2016-02-17T17:20:00Z"/>
                <w:rFonts w:ascii="Arial" w:eastAsia="Arial" w:hAnsi="Arial" w:cs="Arial"/>
                <w:i/>
                <w:sz w:val="18"/>
                <w:szCs w:val="18"/>
              </w:rPr>
            </w:pPr>
            <w:ins w:id="313" w:author="Jason Jafarian" w:date="2016-02-17T17:20:00Z">
              <w:r w:rsidRPr="00D83B36">
                <w:rPr>
                  <w:rFonts w:ascii="Arial" w:eastAsia="Arial" w:hAnsi="Arial" w:cs="Arial"/>
                  <w:b/>
                  <w:sz w:val="18"/>
                  <w:szCs w:val="18"/>
                </w:rPr>
                <w:lastRenderedPageBreak/>
                <w:t>Zookeeper</w:t>
              </w:r>
            </w:ins>
            <w:ins w:id="314" w:author="Jason Jafarian" w:date="2016-02-18T14:57:00Z">
              <w:r w:rsidR="00EF2644">
                <w:rPr>
                  <w:rFonts w:ascii="Arial" w:eastAsia="Arial" w:hAnsi="Arial" w:cs="Arial"/>
                  <w:b/>
                  <w:color w:val="auto"/>
                  <w:sz w:val="18"/>
                  <w:szCs w:val="18"/>
                </w:rPr>
                <w:t xml:space="preserve">– AWS </w:t>
              </w:r>
            </w:ins>
            <w:ins w:id="315" w:author="Jason Jafarian" w:date="2016-02-18T21:49:00Z">
              <w:r w:rsidR="00B551A9">
                <w:rPr>
                  <w:rFonts w:ascii="Arial" w:eastAsia="Arial" w:hAnsi="Arial" w:cs="Arial"/>
                  <w:b/>
                  <w:color w:val="auto"/>
                  <w:sz w:val="18"/>
                  <w:szCs w:val="18"/>
                </w:rPr>
                <w:t>type:</w:t>
              </w:r>
            </w:ins>
            <w:ins w:id="316" w:author="Jason Jafarian" w:date="2016-02-18T14:57:00Z">
              <w:r w:rsidR="00EF2644">
                <w:rPr>
                  <w:rFonts w:ascii="Arial" w:eastAsia="Arial" w:hAnsi="Arial" w:cs="Arial"/>
                  <w:b/>
                  <w:color w:val="auto"/>
                  <w:sz w:val="18"/>
                  <w:szCs w:val="18"/>
                </w:rPr>
                <w:t xml:space="preserve"> m3. l</w:t>
              </w:r>
              <w:r w:rsidR="00EF2644" w:rsidRPr="004D2D90">
                <w:rPr>
                  <w:rFonts w:ascii="Arial" w:eastAsia="Arial" w:hAnsi="Arial" w:cs="Arial"/>
                  <w:b/>
                  <w:color w:val="auto"/>
                  <w:sz w:val="18"/>
                  <w:szCs w:val="18"/>
                </w:rPr>
                <w:t>arge</w:t>
              </w:r>
            </w:ins>
          </w:p>
        </w:tc>
      </w:tr>
      <w:tr w:rsidR="00690EA3" w14:paraId="5C55218C" w14:textId="77777777" w:rsidTr="00690EA3">
        <w:trPr>
          <w:trHeight w:val="206"/>
          <w:jc w:val="center"/>
          <w:ins w:id="317" w:author="Jason Jafarian" w:date="2016-02-17T17:20:00Z"/>
        </w:trPr>
        <w:tc>
          <w:tcPr>
            <w:tcW w:w="3204" w:type="dxa"/>
            <w:shd w:val="clear" w:color="auto" w:fill="auto"/>
          </w:tcPr>
          <w:p w14:paraId="2E3DE6AF" w14:textId="77777777" w:rsidR="00690EA3" w:rsidRDefault="00690EA3" w:rsidP="00690EA3">
            <w:pPr>
              <w:pStyle w:val="Normal1"/>
              <w:spacing w:after="0"/>
              <w:jc w:val="left"/>
              <w:rPr>
                <w:ins w:id="318" w:author="Jason Jafarian" w:date="2016-02-17T17:20:00Z"/>
                <w:rFonts w:ascii="Arial" w:eastAsia="Arial" w:hAnsi="Arial" w:cs="Arial"/>
                <w:b/>
                <w:i/>
                <w:sz w:val="18"/>
                <w:szCs w:val="18"/>
              </w:rPr>
            </w:pPr>
            <w:ins w:id="319" w:author="Jason Jafarian" w:date="2016-02-17T17:20:00Z">
              <w:r>
                <w:rPr>
                  <w:rFonts w:ascii="Arial" w:eastAsia="Arial" w:hAnsi="Arial" w:cs="Arial"/>
                  <w:b/>
                  <w:i/>
                  <w:sz w:val="18"/>
                  <w:szCs w:val="18"/>
                </w:rPr>
                <w:t>Processor Type</w:t>
              </w:r>
            </w:ins>
          </w:p>
        </w:tc>
        <w:tc>
          <w:tcPr>
            <w:tcW w:w="4104" w:type="dxa"/>
            <w:shd w:val="clear" w:color="auto" w:fill="auto"/>
          </w:tcPr>
          <w:p w14:paraId="17C78565" w14:textId="77777777" w:rsidR="00690EA3" w:rsidRDefault="00690EA3" w:rsidP="00690EA3">
            <w:pPr>
              <w:pStyle w:val="Normal1"/>
              <w:spacing w:after="0"/>
              <w:jc w:val="left"/>
              <w:rPr>
                <w:ins w:id="320" w:author="Jason Jafarian" w:date="2016-02-17T17:20:00Z"/>
                <w:rFonts w:ascii="Arial" w:eastAsia="Arial" w:hAnsi="Arial" w:cs="Arial"/>
                <w:i/>
                <w:sz w:val="18"/>
                <w:szCs w:val="18"/>
              </w:rPr>
            </w:pPr>
            <w:ins w:id="321" w:author="Jason Jafarian" w:date="2016-02-17T17:20:00Z">
              <w:r w:rsidRPr="007E08E3">
                <w:rPr>
                  <w:rFonts w:ascii="Arial" w:eastAsia="Arial" w:hAnsi="Arial" w:cs="Arial"/>
                  <w:i/>
                  <w:sz w:val="18"/>
                  <w:szCs w:val="18"/>
                </w:rPr>
                <w:t>2 vCPU</w:t>
              </w:r>
            </w:ins>
          </w:p>
        </w:tc>
      </w:tr>
      <w:tr w:rsidR="00690EA3" w14:paraId="7F86183B" w14:textId="77777777" w:rsidTr="00690EA3">
        <w:trPr>
          <w:trHeight w:val="206"/>
          <w:jc w:val="center"/>
          <w:ins w:id="322" w:author="Jason Jafarian" w:date="2016-02-17T17:20:00Z"/>
        </w:trPr>
        <w:tc>
          <w:tcPr>
            <w:tcW w:w="3204" w:type="dxa"/>
            <w:shd w:val="clear" w:color="auto" w:fill="auto"/>
          </w:tcPr>
          <w:p w14:paraId="48F4D7FE" w14:textId="77777777" w:rsidR="00690EA3" w:rsidRDefault="00690EA3" w:rsidP="00690EA3">
            <w:pPr>
              <w:pStyle w:val="Normal1"/>
              <w:spacing w:after="0"/>
              <w:jc w:val="left"/>
              <w:rPr>
                <w:ins w:id="323" w:author="Jason Jafarian" w:date="2016-02-17T17:20:00Z"/>
                <w:rFonts w:ascii="Arial" w:eastAsia="Arial" w:hAnsi="Arial" w:cs="Arial"/>
                <w:b/>
                <w:i/>
                <w:sz w:val="18"/>
                <w:szCs w:val="18"/>
              </w:rPr>
            </w:pPr>
            <w:ins w:id="324" w:author="Jason Jafarian" w:date="2016-02-17T17:20:00Z">
              <w:r>
                <w:rPr>
                  <w:rFonts w:ascii="Arial" w:eastAsia="Arial" w:hAnsi="Arial" w:cs="Arial"/>
                  <w:b/>
                  <w:i/>
                  <w:sz w:val="18"/>
                  <w:szCs w:val="18"/>
                </w:rPr>
                <w:t>System Memory</w:t>
              </w:r>
            </w:ins>
          </w:p>
        </w:tc>
        <w:tc>
          <w:tcPr>
            <w:tcW w:w="4104" w:type="dxa"/>
            <w:shd w:val="clear" w:color="auto" w:fill="auto"/>
          </w:tcPr>
          <w:p w14:paraId="740F06D5" w14:textId="77777777" w:rsidR="00690EA3" w:rsidRDefault="00690EA3" w:rsidP="00690EA3">
            <w:pPr>
              <w:pStyle w:val="Normal1"/>
              <w:spacing w:after="0"/>
              <w:jc w:val="left"/>
              <w:rPr>
                <w:ins w:id="325" w:author="Jason Jafarian" w:date="2016-02-17T17:20:00Z"/>
                <w:rFonts w:ascii="Arial" w:eastAsia="Arial" w:hAnsi="Arial" w:cs="Arial"/>
                <w:i/>
                <w:sz w:val="18"/>
                <w:szCs w:val="18"/>
              </w:rPr>
            </w:pPr>
            <w:ins w:id="326" w:author="Jason Jafarian" w:date="2016-02-17T17:20:00Z">
              <w:r w:rsidRPr="007E08E3">
                <w:rPr>
                  <w:rFonts w:ascii="Arial" w:hAnsi="Arial" w:cs="Arial"/>
                  <w:sz w:val="18"/>
                  <w:szCs w:val="18"/>
                </w:rPr>
                <w:t>7.5 gb memory</w:t>
              </w:r>
            </w:ins>
          </w:p>
        </w:tc>
      </w:tr>
      <w:tr w:rsidR="00690EA3" w14:paraId="5C82C99F" w14:textId="77777777" w:rsidTr="00690EA3">
        <w:trPr>
          <w:trHeight w:val="70"/>
          <w:jc w:val="center"/>
          <w:ins w:id="327" w:author="Jason Jafarian" w:date="2016-02-17T17:20:00Z"/>
        </w:trPr>
        <w:tc>
          <w:tcPr>
            <w:tcW w:w="3204" w:type="dxa"/>
            <w:shd w:val="clear" w:color="auto" w:fill="auto"/>
          </w:tcPr>
          <w:p w14:paraId="565C7D34" w14:textId="77777777" w:rsidR="00690EA3" w:rsidRDefault="00690EA3" w:rsidP="00690EA3">
            <w:pPr>
              <w:pStyle w:val="Normal1"/>
              <w:spacing w:after="0"/>
              <w:jc w:val="left"/>
              <w:rPr>
                <w:ins w:id="328" w:author="Jason Jafarian" w:date="2016-02-17T17:20:00Z"/>
                <w:rFonts w:ascii="Arial" w:eastAsia="Arial" w:hAnsi="Arial" w:cs="Arial"/>
                <w:b/>
                <w:i/>
                <w:sz w:val="18"/>
                <w:szCs w:val="18"/>
              </w:rPr>
            </w:pPr>
            <w:ins w:id="329" w:author="Jason Jafarian" w:date="2016-02-17T17:20:00Z">
              <w:r>
                <w:rPr>
                  <w:rFonts w:ascii="Arial" w:eastAsia="Arial" w:hAnsi="Arial" w:cs="Arial"/>
                  <w:b/>
                  <w:i/>
                  <w:sz w:val="18"/>
                  <w:szCs w:val="18"/>
                </w:rPr>
                <w:t>Hard Disk Space</w:t>
              </w:r>
            </w:ins>
          </w:p>
        </w:tc>
        <w:tc>
          <w:tcPr>
            <w:tcW w:w="4104" w:type="dxa"/>
            <w:shd w:val="clear" w:color="auto" w:fill="auto"/>
          </w:tcPr>
          <w:p w14:paraId="353C11C7" w14:textId="77777777" w:rsidR="00690EA3" w:rsidRDefault="00690EA3" w:rsidP="00690EA3">
            <w:pPr>
              <w:pStyle w:val="Normal1"/>
              <w:spacing w:after="0"/>
              <w:jc w:val="left"/>
              <w:rPr>
                <w:ins w:id="330" w:author="Jason Jafarian" w:date="2016-02-17T17:20:00Z"/>
                <w:rFonts w:ascii="Arial" w:eastAsia="Arial" w:hAnsi="Arial" w:cs="Arial"/>
                <w:i/>
                <w:sz w:val="18"/>
                <w:szCs w:val="18"/>
              </w:rPr>
            </w:pPr>
            <w:ins w:id="331" w:author="Jason Jafarian" w:date="2016-02-17T17:20:00Z">
              <w:r w:rsidRPr="007E08E3">
                <w:rPr>
                  <w:rFonts w:ascii="Arial" w:hAnsi="Arial" w:cs="Arial"/>
                  <w:sz w:val="18"/>
                  <w:szCs w:val="18"/>
                </w:rPr>
                <w:t>1x32 gb SSD</w:t>
              </w:r>
            </w:ins>
          </w:p>
        </w:tc>
      </w:tr>
      <w:tr w:rsidR="00690EA3" w14:paraId="42AF2F4B" w14:textId="77777777" w:rsidTr="00690EA3">
        <w:trPr>
          <w:trHeight w:val="233"/>
          <w:jc w:val="center"/>
          <w:ins w:id="332" w:author="Jason Jafarian" w:date="2016-02-17T17:20:00Z"/>
        </w:trPr>
        <w:tc>
          <w:tcPr>
            <w:tcW w:w="3204" w:type="dxa"/>
            <w:shd w:val="clear" w:color="auto" w:fill="auto"/>
          </w:tcPr>
          <w:p w14:paraId="207DB9CC" w14:textId="77777777" w:rsidR="00690EA3" w:rsidRDefault="00690EA3" w:rsidP="00690EA3">
            <w:pPr>
              <w:pStyle w:val="Normal1"/>
              <w:spacing w:after="0"/>
              <w:jc w:val="left"/>
              <w:rPr>
                <w:ins w:id="333" w:author="Jason Jafarian" w:date="2016-02-17T17:20:00Z"/>
                <w:rFonts w:ascii="Arial" w:eastAsia="Arial" w:hAnsi="Arial" w:cs="Arial"/>
                <w:b/>
                <w:i/>
                <w:sz w:val="18"/>
                <w:szCs w:val="18"/>
              </w:rPr>
            </w:pPr>
            <w:ins w:id="334" w:author="Jason Jafarian" w:date="2016-02-17T17:20:00Z">
              <w:r>
                <w:rPr>
                  <w:rFonts w:ascii="Arial" w:eastAsia="Arial" w:hAnsi="Arial" w:cs="Arial"/>
                  <w:b/>
                  <w:i/>
                  <w:sz w:val="18"/>
                  <w:szCs w:val="18"/>
                </w:rPr>
                <w:t>Open Ports</w:t>
              </w:r>
            </w:ins>
          </w:p>
        </w:tc>
        <w:tc>
          <w:tcPr>
            <w:tcW w:w="4104" w:type="dxa"/>
            <w:shd w:val="clear" w:color="auto" w:fill="auto"/>
          </w:tcPr>
          <w:p w14:paraId="124D8334" w14:textId="77777777" w:rsidR="00690EA3" w:rsidRDefault="00690EA3" w:rsidP="00690EA3">
            <w:pPr>
              <w:pStyle w:val="Normal1"/>
              <w:spacing w:after="0"/>
              <w:jc w:val="left"/>
              <w:rPr>
                <w:ins w:id="335" w:author="Jason Jafarian" w:date="2016-02-17T17:20:00Z"/>
                <w:rFonts w:ascii="Arial" w:eastAsia="Arial" w:hAnsi="Arial" w:cs="Arial"/>
                <w:i/>
                <w:sz w:val="18"/>
                <w:szCs w:val="18"/>
              </w:rPr>
            </w:pPr>
            <w:ins w:id="336" w:author="Jason Jafarian" w:date="2016-02-17T17:20:00Z">
              <w:r w:rsidRPr="007E08E3">
                <w:rPr>
                  <w:rFonts w:ascii="Arial" w:hAnsi="Arial" w:cs="Arial"/>
                  <w:sz w:val="18"/>
                  <w:szCs w:val="18"/>
                </w:rPr>
                <w:t>2181, 2888, 3888</w:t>
              </w:r>
            </w:ins>
          </w:p>
        </w:tc>
      </w:tr>
      <w:tr w:rsidR="00690EA3" w14:paraId="465FD7D9" w14:textId="77777777" w:rsidTr="00690EA3">
        <w:trPr>
          <w:trHeight w:val="206"/>
          <w:jc w:val="center"/>
          <w:ins w:id="337" w:author="Jason Jafarian" w:date="2016-02-17T17:20:00Z"/>
        </w:trPr>
        <w:tc>
          <w:tcPr>
            <w:tcW w:w="7308" w:type="dxa"/>
            <w:gridSpan w:val="2"/>
            <w:shd w:val="clear" w:color="auto" w:fill="BFBFBF" w:themeFill="background1" w:themeFillShade="BF"/>
          </w:tcPr>
          <w:p w14:paraId="55B61C13" w14:textId="20B3235A" w:rsidR="00690EA3" w:rsidRDefault="00690EA3" w:rsidP="00690EA3">
            <w:pPr>
              <w:pStyle w:val="Normal1"/>
              <w:spacing w:after="0"/>
              <w:jc w:val="left"/>
              <w:rPr>
                <w:ins w:id="338" w:author="Jason Jafarian" w:date="2016-02-17T17:20:00Z"/>
                <w:rFonts w:ascii="Arial" w:eastAsia="Arial" w:hAnsi="Arial" w:cs="Arial"/>
                <w:i/>
                <w:sz w:val="18"/>
                <w:szCs w:val="18"/>
              </w:rPr>
            </w:pPr>
            <w:ins w:id="339" w:author="Jason Jafarian" w:date="2016-02-18T08:58:00Z">
              <w:r w:rsidRPr="00D83B36">
                <w:rPr>
                  <w:rFonts w:ascii="Arial" w:eastAsia="Arial" w:hAnsi="Arial" w:cs="Arial"/>
                  <w:b/>
                  <w:sz w:val="18"/>
                  <w:szCs w:val="18"/>
                </w:rPr>
                <w:t xml:space="preserve"> </w:t>
              </w:r>
            </w:ins>
            <w:ins w:id="340" w:author="Jason Jafarian" w:date="2016-02-17T17:20:00Z">
              <w:r w:rsidRPr="00D83B36">
                <w:rPr>
                  <w:rFonts w:ascii="Arial" w:eastAsia="Arial" w:hAnsi="Arial" w:cs="Arial"/>
                  <w:b/>
                  <w:sz w:val="18"/>
                  <w:szCs w:val="18"/>
                </w:rPr>
                <w:t>Zookeeper</w:t>
              </w:r>
            </w:ins>
            <w:ins w:id="341" w:author="Jason Jafarian" w:date="2016-02-18T14:57:00Z">
              <w:r w:rsidR="00EF2644">
                <w:rPr>
                  <w:rFonts w:ascii="Arial" w:eastAsia="Arial" w:hAnsi="Arial" w:cs="Arial"/>
                  <w:b/>
                  <w:color w:val="auto"/>
                  <w:sz w:val="18"/>
                  <w:szCs w:val="18"/>
                </w:rPr>
                <w:t xml:space="preserve">– AWS </w:t>
              </w:r>
            </w:ins>
            <w:ins w:id="342" w:author="Jason Jafarian" w:date="2016-02-18T21:49:00Z">
              <w:r w:rsidR="00B551A9">
                <w:rPr>
                  <w:rFonts w:ascii="Arial" w:eastAsia="Arial" w:hAnsi="Arial" w:cs="Arial"/>
                  <w:b/>
                  <w:color w:val="auto"/>
                  <w:sz w:val="18"/>
                  <w:szCs w:val="18"/>
                </w:rPr>
                <w:t>type:</w:t>
              </w:r>
            </w:ins>
            <w:ins w:id="343" w:author="Jason Jafarian" w:date="2016-02-18T14:57:00Z">
              <w:r w:rsidR="00EF2644">
                <w:rPr>
                  <w:rFonts w:ascii="Arial" w:eastAsia="Arial" w:hAnsi="Arial" w:cs="Arial"/>
                  <w:b/>
                  <w:color w:val="auto"/>
                  <w:sz w:val="18"/>
                  <w:szCs w:val="18"/>
                </w:rPr>
                <w:t xml:space="preserve"> m3. l</w:t>
              </w:r>
              <w:r w:rsidR="00EF2644" w:rsidRPr="004D2D90">
                <w:rPr>
                  <w:rFonts w:ascii="Arial" w:eastAsia="Arial" w:hAnsi="Arial" w:cs="Arial"/>
                  <w:b/>
                  <w:color w:val="auto"/>
                  <w:sz w:val="18"/>
                  <w:szCs w:val="18"/>
                </w:rPr>
                <w:t>arge</w:t>
              </w:r>
            </w:ins>
          </w:p>
        </w:tc>
      </w:tr>
      <w:tr w:rsidR="00690EA3" w14:paraId="6B3E32A7" w14:textId="77777777" w:rsidTr="00690EA3">
        <w:trPr>
          <w:trHeight w:val="206"/>
          <w:jc w:val="center"/>
          <w:ins w:id="344" w:author="Jason Jafarian" w:date="2016-02-17T17:20:00Z"/>
        </w:trPr>
        <w:tc>
          <w:tcPr>
            <w:tcW w:w="3204" w:type="dxa"/>
            <w:shd w:val="clear" w:color="auto" w:fill="auto"/>
          </w:tcPr>
          <w:p w14:paraId="65E87C97" w14:textId="77777777" w:rsidR="00690EA3" w:rsidRDefault="00690EA3" w:rsidP="00690EA3">
            <w:pPr>
              <w:pStyle w:val="Normal1"/>
              <w:spacing w:after="0"/>
              <w:jc w:val="left"/>
              <w:rPr>
                <w:ins w:id="345" w:author="Jason Jafarian" w:date="2016-02-17T17:20:00Z"/>
                <w:rFonts w:ascii="Arial" w:eastAsia="Arial" w:hAnsi="Arial" w:cs="Arial"/>
                <w:b/>
                <w:i/>
                <w:sz w:val="18"/>
                <w:szCs w:val="18"/>
              </w:rPr>
            </w:pPr>
            <w:ins w:id="346" w:author="Jason Jafarian" w:date="2016-02-17T17:20:00Z">
              <w:r>
                <w:rPr>
                  <w:rFonts w:ascii="Arial" w:eastAsia="Arial" w:hAnsi="Arial" w:cs="Arial"/>
                  <w:b/>
                  <w:i/>
                  <w:sz w:val="18"/>
                  <w:szCs w:val="18"/>
                </w:rPr>
                <w:t>Processor Type</w:t>
              </w:r>
            </w:ins>
          </w:p>
        </w:tc>
        <w:tc>
          <w:tcPr>
            <w:tcW w:w="4104" w:type="dxa"/>
            <w:shd w:val="clear" w:color="auto" w:fill="auto"/>
          </w:tcPr>
          <w:p w14:paraId="2300A81D" w14:textId="77777777" w:rsidR="00690EA3" w:rsidRDefault="00690EA3" w:rsidP="00690EA3">
            <w:pPr>
              <w:pStyle w:val="Normal1"/>
              <w:spacing w:after="0"/>
              <w:jc w:val="left"/>
              <w:rPr>
                <w:ins w:id="347" w:author="Jason Jafarian" w:date="2016-02-17T17:20:00Z"/>
                <w:rFonts w:ascii="Arial" w:eastAsia="Arial" w:hAnsi="Arial" w:cs="Arial"/>
                <w:i/>
                <w:sz w:val="18"/>
                <w:szCs w:val="18"/>
              </w:rPr>
            </w:pPr>
            <w:ins w:id="348" w:author="Jason Jafarian" w:date="2016-02-17T17:20:00Z">
              <w:r w:rsidRPr="007E08E3">
                <w:rPr>
                  <w:rFonts w:ascii="Arial" w:eastAsia="Arial" w:hAnsi="Arial" w:cs="Arial"/>
                  <w:i/>
                  <w:sz w:val="18"/>
                  <w:szCs w:val="18"/>
                </w:rPr>
                <w:t>2 vCPU</w:t>
              </w:r>
            </w:ins>
          </w:p>
        </w:tc>
      </w:tr>
      <w:tr w:rsidR="00690EA3" w14:paraId="556DFA76" w14:textId="77777777" w:rsidTr="00690EA3">
        <w:trPr>
          <w:trHeight w:val="206"/>
          <w:jc w:val="center"/>
          <w:ins w:id="349" w:author="Jason Jafarian" w:date="2016-02-17T17:20:00Z"/>
        </w:trPr>
        <w:tc>
          <w:tcPr>
            <w:tcW w:w="3204" w:type="dxa"/>
            <w:shd w:val="clear" w:color="auto" w:fill="auto"/>
          </w:tcPr>
          <w:p w14:paraId="4C2A33DE" w14:textId="77777777" w:rsidR="00690EA3" w:rsidRDefault="00690EA3" w:rsidP="00690EA3">
            <w:pPr>
              <w:pStyle w:val="Normal1"/>
              <w:spacing w:after="0"/>
              <w:jc w:val="left"/>
              <w:rPr>
                <w:ins w:id="350" w:author="Jason Jafarian" w:date="2016-02-17T17:20:00Z"/>
                <w:rFonts w:ascii="Arial" w:eastAsia="Arial" w:hAnsi="Arial" w:cs="Arial"/>
                <w:b/>
                <w:i/>
                <w:sz w:val="18"/>
                <w:szCs w:val="18"/>
              </w:rPr>
            </w:pPr>
            <w:ins w:id="351" w:author="Jason Jafarian" w:date="2016-02-17T17:20:00Z">
              <w:r>
                <w:rPr>
                  <w:rFonts w:ascii="Arial" w:eastAsia="Arial" w:hAnsi="Arial" w:cs="Arial"/>
                  <w:b/>
                  <w:i/>
                  <w:sz w:val="18"/>
                  <w:szCs w:val="18"/>
                </w:rPr>
                <w:t>System Memory</w:t>
              </w:r>
            </w:ins>
          </w:p>
        </w:tc>
        <w:tc>
          <w:tcPr>
            <w:tcW w:w="4104" w:type="dxa"/>
            <w:shd w:val="clear" w:color="auto" w:fill="auto"/>
          </w:tcPr>
          <w:p w14:paraId="0A14A797" w14:textId="77777777" w:rsidR="00690EA3" w:rsidRDefault="00690EA3" w:rsidP="00690EA3">
            <w:pPr>
              <w:pStyle w:val="Normal1"/>
              <w:spacing w:after="0"/>
              <w:jc w:val="left"/>
              <w:rPr>
                <w:ins w:id="352" w:author="Jason Jafarian" w:date="2016-02-17T17:20:00Z"/>
                <w:rFonts w:ascii="Arial" w:eastAsia="Arial" w:hAnsi="Arial" w:cs="Arial"/>
                <w:i/>
                <w:sz w:val="18"/>
                <w:szCs w:val="18"/>
              </w:rPr>
            </w:pPr>
            <w:ins w:id="353" w:author="Jason Jafarian" w:date="2016-02-17T17:20:00Z">
              <w:r w:rsidRPr="007E08E3">
                <w:rPr>
                  <w:rFonts w:ascii="Arial" w:hAnsi="Arial" w:cs="Arial"/>
                  <w:sz w:val="18"/>
                  <w:szCs w:val="18"/>
                </w:rPr>
                <w:t>7.5 gb memory</w:t>
              </w:r>
            </w:ins>
          </w:p>
        </w:tc>
      </w:tr>
      <w:tr w:rsidR="00690EA3" w14:paraId="097C4316" w14:textId="77777777" w:rsidTr="00690EA3">
        <w:trPr>
          <w:trHeight w:val="206"/>
          <w:jc w:val="center"/>
          <w:ins w:id="354" w:author="Jason Jafarian" w:date="2016-02-17T17:20:00Z"/>
        </w:trPr>
        <w:tc>
          <w:tcPr>
            <w:tcW w:w="3204" w:type="dxa"/>
            <w:shd w:val="clear" w:color="auto" w:fill="auto"/>
          </w:tcPr>
          <w:p w14:paraId="772E59F4" w14:textId="77777777" w:rsidR="00690EA3" w:rsidRDefault="00690EA3" w:rsidP="00690EA3">
            <w:pPr>
              <w:pStyle w:val="Normal1"/>
              <w:spacing w:after="0"/>
              <w:jc w:val="left"/>
              <w:rPr>
                <w:ins w:id="355" w:author="Jason Jafarian" w:date="2016-02-17T17:20:00Z"/>
                <w:rFonts w:ascii="Arial" w:eastAsia="Arial" w:hAnsi="Arial" w:cs="Arial"/>
                <w:b/>
                <w:i/>
                <w:sz w:val="18"/>
                <w:szCs w:val="18"/>
              </w:rPr>
            </w:pPr>
            <w:ins w:id="356" w:author="Jason Jafarian" w:date="2016-02-17T17:20:00Z">
              <w:r>
                <w:rPr>
                  <w:rFonts w:ascii="Arial" w:eastAsia="Arial" w:hAnsi="Arial" w:cs="Arial"/>
                  <w:b/>
                  <w:i/>
                  <w:sz w:val="18"/>
                  <w:szCs w:val="18"/>
                </w:rPr>
                <w:t>Hard Disk Space</w:t>
              </w:r>
            </w:ins>
          </w:p>
        </w:tc>
        <w:tc>
          <w:tcPr>
            <w:tcW w:w="4104" w:type="dxa"/>
            <w:shd w:val="clear" w:color="auto" w:fill="auto"/>
          </w:tcPr>
          <w:p w14:paraId="483DE4B8" w14:textId="77777777" w:rsidR="00690EA3" w:rsidRDefault="00690EA3" w:rsidP="00690EA3">
            <w:pPr>
              <w:pStyle w:val="Normal1"/>
              <w:spacing w:after="0"/>
              <w:jc w:val="left"/>
              <w:rPr>
                <w:ins w:id="357" w:author="Jason Jafarian" w:date="2016-02-17T17:20:00Z"/>
                <w:rFonts w:ascii="Arial" w:eastAsia="Arial" w:hAnsi="Arial" w:cs="Arial"/>
                <w:i/>
                <w:sz w:val="18"/>
                <w:szCs w:val="18"/>
              </w:rPr>
            </w:pPr>
            <w:ins w:id="358" w:author="Jason Jafarian" w:date="2016-02-17T17:20:00Z">
              <w:r w:rsidRPr="007E08E3">
                <w:rPr>
                  <w:rFonts w:ascii="Arial" w:hAnsi="Arial" w:cs="Arial"/>
                  <w:sz w:val="18"/>
                  <w:szCs w:val="18"/>
                </w:rPr>
                <w:t>1x32 gb SSD</w:t>
              </w:r>
            </w:ins>
          </w:p>
        </w:tc>
      </w:tr>
      <w:tr w:rsidR="00690EA3" w14:paraId="05EA3D96" w14:textId="77777777" w:rsidTr="00690EA3">
        <w:trPr>
          <w:trHeight w:val="206"/>
          <w:jc w:val="center"/>
          <w:ins w:id="359" w:author="Jason Jafarian" w:date="2016-02-17T17:20:00Z"/>
        </w:trPr>
        <w:tc>
          <w:tcPr>
            <w:tcW w:w="3204" w:type="dxa"/>
            <w:shd w:val="clear" w:color="auto" w:fill="auto"/>
          </w:tcPr>
          <w:p w14:paraId="7F26471B" w14:textId="77777777" w:rsidR="00690EA3" w:rsidRDefault="00690EA3" w:rsidP="00690EA3">
            <w:pPr>
              <w:pStyle w:val="Normal1"/>
              <w:spacing w:after="0"/>
              <w:jc w:val="left"/>
              <w:rPr>
                <w:ins w:id="360" w:author="Jason Jafarian" w:date="2016-02-17T17:20:00Z"/>
                <w:rFonts w:ascii="Arial" w:eastAsia="Arial" w:hAnsi="Arial" w:cs="Arial"/>
                <w:b/>
                <w:i/>
                <w:sz w:val="18"/>
                <w:szCs w:val="18"/>
              </w:rPr>
            </w:pPr>
            <w:ins w:id="361" w:author="Jason Jafarian" w:date="2016-02-17T17:20:00Z">
              <w:r>
                <w:rPr>
                  <w:rFonts w:ascii="Arial" w:eastAsia="Arial" w:hAnsi="Arial" w:cs="Arial"/>
                  <w:b/>
                  <w:i/>
                  <w:sz w:val="18"/>
                  <w:szCs w:val="18"/>
                </w:rPr>
                <w:t>Open Ports</w:t>
              </w:r>
            </w:ins>
          </w:p>
        </w:tc>
        <w:tc>
          <w:tcPr>
            <w:tcW w:w="4104" w:type="dxa"/>
            <w:shd w:val="clear" w:color="auto" w:fill="auto"/>
          </w:tcPr>
          <w:p w14:paraId="7A82C5C6" w14:textId="77777777" w:rsidR="00690EA3" w:rsidRDefault="00690EA3" w:rsidP="00690EA3">
            <w:pPr>
              <w:pStyle w:val="Normal1"/>
              <w:spacing w:after="0"/>
              <w:jc w:val="left"/>
              <w:rPr>
                <w:ins w:id="362" w:author="Jason Jafarian" w:date="2016-02-17T17:20:00Z"/>
                <w:rFonts w:ascii="Arial" w:eastAsia="Arial" w:hAnsi="Arial" w:cs="Arial"/>
                <w:i/>
                <w:sz w:val="18"/>
                <w:szCs w:val="18"/>
              </w:rPr>
            </w:pPr>
            <w:ins w:id="363" w:author="Jason Jafarian" w:date="2016-02-17T17:20:00Z">
              <w:r w:rsidRPr="007E08E3">
                <w:rPr>
                  <w:rFonts w:ascii="Arial" w:hAnsi="Arial" w:cs="Arial"/>
                  <w:sz w:val="18"/>
                  <w:szCs w:val="18"/>
                </w:rPr>
                <w:t>2181, 2888, 3888</w:t>
              </w:r>
            </w:ins>
          </w:p>
        </w:tc>
      </w:tr>
    </w:tbl>
    <w:p w14:paraId="2F857E15" w14:textId="77777777" w:rsidR="00371A2A" w:rsidRPr="00371A2A" w:rsidRDefault="00371A2A">
      <w:pPr>
        <w:rPr>
          <w:i/>
          <w:rPrChange w:id="364" w:author="Jason Jafarian" w:date="2016-02-17T17:20:00Z">
            <w:rPr>
              <w:b/>
              <w:i w:val="0"/>
              <w:color w:val="000000" w:themeColor="text1"/>
              <w:sz w:val="24"/>
              <w:szCs w:val="24"/>
            </w:rPr>
          </w:rPrChange>
        </w:rPr>
        <w:pPrChange w:id="365" w:author="Jason Jafarian" w:date="2016-02-17T17:20:00Z">
          <w:pPr>
            <w:pStyle w:val="Caption"/>
            <w:jc w:val="center"/>
          </w:pPr>
        </w:pPrChange>
      </w:pPr>
    </w:p>
    <w:p w14:paraId="2E465C8A" w14:textId="77777777" w:rsidR="0028250A" w:rsidRDefault="0028250A" w:rsidP="0028250A"/>
    <w:tbl>
      <w:tblPr>
        <w:tblStyle w:val="a1"/>
        <w:tblW w:w="7308"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3204"/>
        <w:gridCol w:w="4104"/>
      </w:tblGrid>
      <w:tr w:rsidR="0028250A" w:rsidDel="00371A2A" w14:paraId="5E86E3CC" w14:textId="135412BF" w:rsidTr="00371A2A">
        <w:trPr>
          <w:jc w:val="center"/>
          <w:del w:id="366" w:author="Jason Jafarian" w:date="2016-02-17T17:22:00Z"/>
        </w:trPr>
        <w:tc>
          <w:tcPr>
            <w:tcW w:w="7308" w:type="dxa"/>
            <w:gridSpan w:val="2"/>
            <w:shd w:val="clear" w:color="auto" w:fill="BFBFBF"/>
          </w:tcPr>
          <w:p w14:paraId="1961F87F" w14:textId="1941FB58" w:rsidR="0028250A" w:rsidDel="00371A2A" w:rsidRDefault="0028250A" w:rsidP="0028250A">
            <w:pPr>
              <w:pStyle w:val="Normal1"/>
              <w:spacing w:after="0"/>
              <w:jc w:val="left"/>
              <w:rPr>
                <w:del w:id="367" w:author="Jason Jafarian" w:date="2016-02-17T17:22:00Z"/>
              </w:rPr>
            </w:pPr>
            <w:del w:id="368" w:author="Jason Jafarian" w:date="2016-02-17T17:22:00Z">
              <w:r w:rsidDel="00371A2A">
                <w:rPr>
                  <w:rFonts w:ascii="Arial" w:eastAsia="Arial" w:hAnsi="Arial" w:cs="Arial"/>
                  <w:b/>
                  <w:sz w:val="18"/>
                  <w:szCs w:val="18"/>
                </w:rPr>
                <w:delText>Banana Web Server</w:delText>
              </w:r>
            </w:del>
          </w:p>
        </w:tc>
      </w:tr>
      <w:tr w:rsidR="0028250A" w:rsidDel="00371A2A" w14:paraId="12ECB18B" w14:textId="1CD1CC3F" w:rsidTr="00371A2A">
        <w:trPr>
          <w:jc w:val="center"/>
          <w:del w:id="369" w:author="Jason Jafarian" w:date="2016-02-17T17:22:00Z"/>
        </w:trPr>
        <w:tc>
          <w:tcPr>
            <w:tcW w:w="3204" w:type="dxa"/>
          </w:tcPr>
          <w:p w14:paraId="77DDE3C5" w14:textId="4A9CD9F2" w:rsidR="0028250A" w:rsidDel="00371A2A" w:rsidRDefault="0028250A" w:rsidP="0028250A">
            <w:pPr>
              <w:pStyle w:val="Normal1"/>
              <w:spacing w:after="0"/>
              <w:jc w:val="left"/>
              <w:rPr>
                <w:del w:id="370" w:author="Jason Jafarian" w:date="2016-02-17T17:22:00Z"/>
              </w:rPr>
            </w:pPr>
            <w:del w:id="371" w:author="Jason Jafarian" w:date="2016-02-17T17:22:00Z">
              <w:r w:rsidDel="00371A2A">
                <w:rPr>
                  <w:rFonts w:ascii="Arial" w:eastAsia="Arial" w:hAnsi="Arial" w:cs="Arial"/>
                  <w:b/>
                  <w:i/>
                  <w:sz w:val="18"/>
                  <w:szCs w:val="18"/>
                </w:rPr>
                <w:delText>Processor Type</w:delText>
              </w:r>
            </w:del>
          </w:p>
        </w:tc>
        <w:tc>
          <w:tcPr>
            <w:tcW w:w="4104" w:type="dxa"/>
          </w:tcPr>
          <w:p w14:paraId="1677F488" w14:textId="0D26993F" w:rsidR="0028250A" w:rsidDel="00371A2A" w:rsidRDefault="0028250A" w:rsidP="0028250A">
            <w:pPr>
              <w:pStyle w:val="Normal1"/>
              <w:spacing w:after="0"/>
              <w:jc w:val="left"/>
              <w:rPr>
                <w:del w:id="372" w:author="Jason Jafarian" w:date="2016-02-17T17:22:00Z"/>
              </w:rPr>
            </w:pPr>
            <w:del w:id="373" w:author="Jason Jafarian" w:date="2016-02-17T17:22:00Z">
              <w:r w:rsidDel="00371A2A">
                <w:rPr>
                  <w:rFonts w:ascii="Arial" w:eastAsia="Arial" w:hAnsi="Arial" w:cs="Arial"/>
                  <w:i/>
                  <w:sz w:val="18"/>
                  <w:szCs w:val="18"/>
                </w:rPr>
                <w:delText>Intel Core 2 Duo - 6700</w:delText>
              </w:r>
            </w:del>
          </w:p>
        </w:tc>
      </w:tr>
      <w:tr w:rsidR="0028250A" w:rsidDel="00371A2A" w14:paraId="5C4CB424" w14:textId="6E84B886" w:rsidTr="00371A2A">
        <w:trPr>
          <w:jc w:val="center"/>
          <w:del w:id="374" w:author="Jason Jafarian" w:date="2016-02-17T17:22:00Z"/>
        </w:trPr>
        <w:tc>
          <w:tcPr>
            <w:tcW w:w="3204" w:type="dxa"/>
          </w:tcPr>
          <w:p w14:paraId="1D63D473" w14:textId="770BFC56" w:rsidR="0028250A" w:rsidDel="00371A2A" w:rsidRDefault="0028250A" w:rsidP="0028250A">
            <w:pPr>
              <w:pStyle w:val="Normal1"/>
              <w:spacing w:after="0"/>
              <w:jc w:val="left"/>
              <w:rPr>
                <w:del w:id="375" w:author="Jason Jafarian" w:date="2016-02-17T17:22:00Z"/>
              </w:rPr>
            </w:pPr>
            <w:del w:id="376" w:author="Jason Jafarian" w:date="2016-02-17T17:22:00Z">
              <w:r w:rsidDel="00371A2A">
                <w:rPr>
                  <w:rFonts w:ascii="Arial" w:eastAsia="Arial" w:hAnsi="Arial" w:cs="Arial"/>
                  <w:b/>
                  <w:i/>
                  <w:sz w:val="18"/>
                  <w:szCs w:val="18"/>
                </w:rPr>
                <w:delText>System Memory</w:delText>
              </w:r>
            </w:del>
          </w:p>
        </w:tc>
        <w:tc>
          <w:tcPr>
            <w:tcW w:w="4104" w:type="dxa"/>
          </w:tcPr>
          <w:p w14:paraId="19DA0709" w14:textId="21950F9D" w:rsidR="0028250A" w:rsidDel="00371A2A" w:rsidRDefault="0028250A" w:rsidP="0028250A">
            <w:pPr>
              <w:pStyle w:val="Normal1"/>
              <w:spacing w:after="0"/>
              <w:jc w:val="left"/>
              <w:rPr>
                <w:del w:id="377" w:author="Jason Jafarian" w:date="2016-02-17T17:22:00Z"/>
              </w:rPr>
            </w:pPr>
            <w:del w:id="378" w:author="Jason Jafarian" w:date="2016-02-17T17:22:00Z">
              <w:r w:rsidDel="00371A2A">
                <w:rPr>
                  <w:rFonts w:ascii="Arial" w:eastAsia="Arial" w:hAnsi="Arial" w:cs="Arial"/>
                  <w:i/>
                  <w:sz w:val="18"/>
                  <w:szCs w:val="18"/>
                </w:rPr>
                <w:delText>4GB of Cosair Memory at 800MHZ</w:delText>
              </w:r>
            </w:del>
          </w:p>
        </w:tc>
      </w:tr>
      <w:tr w:rsidR="0028250A" w:rsidDel="00371A2A" w14:paraId="62A1272D" w14:textId="53F1F09F" w:rsidTr="00371A2A">
        <w:trPr>
          <w:trHeight w:val="197"/>
          <w:jc w:val="center"/>
          <w:del w:id="379" w:author="Jason Jafarian" w:date="2016-02-17T17:22:00Z"/>
        </w:trPr>
        <w:tc>
          <w:tcPr>
            <w:tcW w:w="3204" w:type="dxa"/>
          </w:tcPr>
          <w:p w14:paraId="05A7BB0C" w14:textId="66464DBB" w:rsidR="0028250A" w:rsidDel="00371A2A" w:rsidRDefault="0028250A" w:rsidP="0028250A">
            <w:pPr>
              <w:pStyle w:val="Normal1"/>
              <w:spacing w:after="0"/>
              <w:jc w:val="left"/>
              <w:rPr>
                <w:del w:id="380" w:author="Jason Jafarian" w:date="2016-02-17T17:22:00Z"/>
              </w:rPr>
            </w:pPr>
            <w:del w:id="381" w:author="Jason Jafarian" w:date="2016-02-17T17:22:00Z">
              <w:r w:rsidDel="00371A2A">
                <w:rPr>
                  <w:rFonts w:ascii="Arial" w:eastAsia="Arial" w:hAnsi="Arial" w:cs="Arial"/>
                  <w:b/>
                  <w:i/>
                  <w:sz w:val="18"/>
                  <w:szCs w:val="18"/>
                </w:rPr>
                <w:delText>Hard Disk Space</w:delText>
              </w:r>
            </w:del>
          </w:p>
        </w:tc>
        <w:tc>
          <w:tcPr>
            <w:tcW w:w="4104" w:type="dxa"/>
          </w:tcPr>
          <w:p w14:paraId="0EBF7967" w14:textId="32FAA0A7" w:rsidR="0028250A" w:rsidDel="00371A2A" w:rsidRDefault="0028250A" w:rsidP="0028250A">
            <w:pPr>
              <w:pStyle w:val="Normal1"/>
              <w:spacing w:after="0"/>
              <w:jc w:val="left"/>
              <w:rPr>
                <w:del w:id="382" w:author="Jason Jafarian" w:date="2016-02-17T17:22:00Z"/>
              </w:rPr>
            </w:pPr>
            <w:del w:id="383" w:author="Jason Jafarian" w:date="2016-02-17T17:22:00Z">
              <w:r w:rsidDel="00371A2A">
                <w:rPr>
                  <w:rFonts w:ascii="Arial" w:eastAsia="Arial" w:hAnsi="Arial" w:cs="Arial"/>
                  <w:i/>
                  <w:sz w:val="18"/>
                  <w:szCs w:val="18"/>
                </w:rPr>
                <w:delText>3 500GB drives in a RAID 0 arrangement</w:delText>
              </w:r>
            </w:del>
          </w:p>
        </w:tc>
      </w:tr>
      <w:tr w:rsidR="0028250A" w:rsidDel="00371A2A" w14:paraId="61EBC25E" w14:textId="52406327" w:rsidTr="00371A2A">
        <w:trPr>
          <w:trHeight w:val="197"/>
          <w:jc w:val="center"/>
          <w:del w:id="384" w:author="Jason Jafarian" w:date="2016-02-17T17:22:00Z"/>
        </w:trPr>
        <w:tc>
          <w:tcPr>
            <w:tcW w:w="7308" w:type="dxa"/>
            <w:gridSpan w:val="2"/>
            <w:shd w:val="clear" w:color="auto" w:fill="BFBFBF" w:themeFill="background1" w:themeFillShade="BF"/>
          </w:tcPr>
          <w:p w14:paraId="5B68E37B" w14:textId="01E53C21" w:rsidR="0028250A" w:rsidDel="00371A2A" w:rsidRDefault="0028250A" w:rsidP="0028250A">
            <w:pPr>
              <w:pStyle w:val="Normal1"/>
              <w:spacing w:after="0"/>
              <w:jc w:val="left"/>
              <w:rPr>
                <w:del w:id="385" w:author="Jason Jafarian" w:date="2016-02-17T17:22:00Z"/>
                <w:rFonts w:ascii="Arial" w:eastAsia="Arial" w:hAnsi="Arial" w:cs="Arial"/>
                <w:i/>
                <w:sz w:val="18"/>
                <w:szCs w:val="18"/>
              </w:rPr>
            </w:pPr>
            <w:del w:id="386" w:author="Jason Jafarian" w:date="2016-02-17T17:22:00Z">
              <w:r w:rsidDel="00371A2A">
                <w:rPr>
                  <w:rFonts w:ascii="Arial" w:eastAsia="Arial" w:hAnsi="Arial" w:cs="Arial"/>
                  <w:b/>
                  <w:sz w:val="18"/>
                  <w:szCs w:val="18"/>
                </w:rPr>
                <w:delText>Solr Server</w:delText>
              </w:r>
            </w:del>
          </w:p>
        </w:tc>
      </w:tr>
      <w:tr w:rsidR="0028250A" w:rsidDel="00371A2A" w14:paraId="0E2E90ED" w14:textId="1C72A75E" w:rsidTr="00371A2A">
        <w:trPr>
          <w:trHeight w:val="206"/>
          <w:jc w:val="center"/>
          <w:del w:id="387" w:author="Jason Jafarian" w:date="2016-02-17T17:22:00Z"/>
        </w:trPr>
        <w:tc>
          <w:tcPr>
            <w:tcW w:w="3204" w:type="dxa"/>
            <w:shd w:val="clear" w:color="auto" w:fill="auto"/>
          </w:tcPr>
          <w:p w14:paraId="2C8C8470" w14:textId="32729432" w:rsidR="0028250A" w:rsidDel="00371A2A" w:rsidRDefault="0028250A" w:rsidP="0028250A">
            <w:pPr>
              <w:pStyle w:val="Normal1"/>
              <w:spacing w:after="0"/>
              <w:jc w:val="left"/>
              <w:rPr>
                <w:del w:id="388" w:author="Jason Jafarian" w:date="2016-02-17T17:22:00Z"/>
                <w:rFonts w:ascii="Arial" w:eastAsia="Arial" w:hAnsi="Arial" w:cs="Arial"/>
                <w:b/>
                <w:sz w:val="18"/>
                <w:szCs w:val="18"/>
              </w:rPr>
            </w:pPr>
            <w:del w:id="389" w:author="Jason Jafarian" w:date="2016-02-17T17:22:00Z">
              <w:r w:rsidDel="00371A2A">
                <w:rPr>
                  <w:rFonts w:ascii="Arial" w:eastAsia="Arial" w:hAnsi="Arial" w:cs="Arial"/>
                  <w:b/>
                  <w:i/>
                  <w:sz w:val="18"/>
                  <w:szCs w:val="18"/>
                </w:rPr>
                <w:delText>Processor Type</w:delText>
              </w:r>
            </w:del>
          </w:p>
        </w:tc>
        <w:tc>
          <w:tcPr>
            <w:tcW w:w="4104" w:type="dxa"/>
            <w:shd w:val="clear" w:color="auto" w:fill="auto"/>
          </w:tcPr>
          <w:p w14:paraId="25C192EF" w14:textId="13681ECF" w:rsidR="0028250A" w:rsidDel="00371A2A" w:rsidRDefault="0028250A" w:rsidP="0028250A">
            <w:pPr>
              <w:pStyle w:val="Normal1"/>
              <w:spacing w:after="0"/>
              <w:jc w:val="left"/>
              <w:rPr>
                <w:del w:id="390" w:author="Jason Jafarian" w:date="2016-02-17T17:22:00Z"/>
                <w:rFonts w:ascii="Arial" w:eastAsia="Arial" w:hAnsi="Arial" w:cs="Arial"/>
                <w:b/>
                <w:sz w:val="18"/>
                <w:szCs w:val="18"/>
              </w:rPr>
            </w:pPr>
            <w:del w:id="391" w:author="Jason Jafarian" w:date="2016-02-17T17:22:00Z">
              <w:r w:rsidDel="00371A2A">
                <w:rPr>
                  <w:rFonts w:ascii="Arial" w:eastAsia="Arial" w:hAnsi="Arial" w:cs="Arial"/>
                  <w:i/>
                  <w:sz w:val="18"/>
                  <w:szCs w:val="18"/>
                </w:rPr>
                <w:delText>Intel Core 2 Duo – 6700</w:delText>
              </w:r>
            </w:del>
          </w:p>
        </w:tc>
      </w:tr>
      <w:tr w:rsidR="0028250A" w:rsidDel="00371A2A" w14:paraId="55282233" w14:textId="6332A233" w:rsidTr="00371A2A">
        <w:trPr>
          <w:trHeight w:val="206"/>
          <w:jc w:val="center"/>
          <w:del w:id="392" w:author="Jason Jafarian" w:date="2016-02-17T17:22:00Z"/>
        </w:trPr>
        <w:tc>
          <w:tcPr>
            <w:tcW w:w="3204" w:type="dxa"/>
            <w:shd w:val="clear" w:color="auto" w:fill="auto"/>
          </w:tcPr>
          <w:p w14:paraId="2B7A8D1F" w14:textId="06F3D707" w:rsidR="0028250A" w:rsidDel="00371A2A" w:rsidRDefault="0028250A" w:rsidP="0028250A">
            <w:pPr>
              <w:pStyle w:val="Normal1"/>
              <w:spacing w:after="0"/>
              <w:jc w:val="left"/>
              <w:rPr>
                <w:del w:id="393" w:author="Jason Jafarian" w:date="2016-02-17T17:22:00Z"/>
                <w:rFonts w:ascii="Arial" w:eastAsia="Arial" w:hAnsi="Arial" w:cs="Arial"/>
                <w:b/>
                <w:i/>
                <w:sz w:val="18"/>
                <w:szCs w:val="18"/>
              </w:rPr>
            </w:pPr>
            <w:del w:id="394" w:author="Jason Jafarian" w:date="2016-02-17T17:22:00Z">
              <w:r w:rsidDel="00371A2A">
                <w:rPr>
                  <w:rFonts w:ascii="Arial" w:eastAsia="Arial" w:hAnsi="Arial" w:cs="Arial"/>
                  <w:b/>
                  <w:i/>
                  <w:sz w:val="18"/>
                  <w:szCs w:val="18"/>
                </w:rPr>
                <w:delText>System Memory</w:delText>
              </w:r>
            </w:del>
          </w:p>
        </w:tc>
        <w:tc>
          <w:tcPr>
            <w:tcW w:w="4104" w:type="dxa"/>
            <w:shd w:val="clear" w:color="auto" w:fill="auto"/>
          </w:tcPr>
          <w:p w14:paraId="17849A82" w14:textId="5CC3EB9C" w:rsidR="0028250A" w:rsidDel="00371A2A" w:rsidRDefault="0028250A" w:rsidP="0028250A">
            <w:pPr>
              <w:pStyle w:val="Normal1"/>
              <w:spacing w:after="0"/>
              <w:jc w:val="left"/>
              <w:rPr>
                <w:del w:id="395" w:author="Jason Jafarian" w:date="2016-02-17T17:22:00Z"/>
                <w:rFonts w:ascii="Arial" w:eastAsia="Arial" w:hAnsi="Arial" w:cs="Arial"/>
                <w:i/>
                <w:sz w:val="18"/>
                <w:szCs w:val="18"/>
              </w:rPr>
            </w:pPr>
            <w:del w:id="396" w:author="Jason Jafarian" w:date="2016-02-17T17:22:00Z">
              <w:r w:rsidDel="00371A2A">
                <w:rPr>
                  <w:rFonts w:ascii="Arial" w:eastAsia="Arial" w:hAnsi="Arial" w:cs="Arial"/>
                  <w:i/>
                  <w:sz w:val="18"/>
                  <w:szCs w:val="18"/>
                </w:rPr>
                <w:delText>4GB of Cosair Memory at 800MHZ</w:delText>
              </w:r>
            </w:del>
          </w:p>
        </w:tc>
      </w:tr>
      <w:tr w:rsidR="0028250A" w:rsidDel="00371A2A" w14:paraId="7FD4C33E" w14:textId="44509881" w:rsidTr="00371A2A">
        <w:trPr>
          <w:trHeight w:val="206"/>
          <w:jc w:val="center"/>
          <w:del w:id="397" w:author="Jason Jafarian" w:date="2016-02-17T17:22:00Z"/>
        </w:trPr>
        <w:tc>
          <w:tcPr>
            <w:tcW w:w="3204" w:type="dxa"/>
            <w:shd w:val="clear" w:color="auto" w:fill="auto"/>
          </w:tcPr>
          <w:p w14:paraId="7FB4E879" w14:textId="2389C70C" w:rsidR="0028250A" w:rsidDel="00371A2A" w:rsidRDefault="0028250A" w:rsidP="0028250A">
            <w:pPr>
              <w:pStyle w:val="Normal1"/>
              <w:spacing w:after="0"/>
              <w:jc w:val="left"/>
              <w:rPr>
                <w:del w:id="398" w:author="Jason Jafarian" w:date="2016-02-17T17:22:00Z"/>
                <w:rFonts w:ascii="Arial" w:eastAsia="Arial" w:hAnsi="Arial" w:cs="Arial"/>
                <w:b/>
                <w:i/>
                <w:sz w:val="18"/>
                <w:szCs w:val="18"/>
              </w:rPr>
            </w:pPr>
            <w:del w:id="399" w:author="Jason Jafarian" w:date="2016-02-17T17:22:00Z">
              <w:r w:rsidDel="00371A2A">
                <w:rPr>
                  <w:rFonts w:ascii="Arial" w:eastAsia="Arial" w:hAnsi="Arial" w:cs="Arial"/>
                  <w:b/>
                  <w:i/>
                  <w:sz w:val="18"/>
                  <w:szCs w:val="18"/>
                </w:rPr>
                <w:delText>Hard Disk Space</w:delText>
              </w:r>
            </w:del>
          </w:p>
        </w:tc>
        <w:tc>
          <w:tcPr>
            <w:tcW w:w="4104" w:type="dxa"/>
            <w:shd w:val="clear" w:color="auto" w:fill="auto"/>
          </w:tcPr>
          <w:p w14:paraId="5A476404" w14:textId="3328EE74" w:rsidR="0028250A" w:rsidDel="00371A2A" w:rsidRDefault="0028250A" w:rsidP="0028250A">
            <w:pPr>
              <w:pStyle w:val="Normal1"/>
              <w:spacing w:after="0"/>
              <w:jc w:val="left"/>
              <w:rPr>
                <w:del w:id="400" w:author="Jason Jafarian" w:date="2016-02-17T17:22:00Z"/>
                <w:rFonts w:ascii="Arial" w:eastAsia="Arial" w:hAnsi="Arial" w:cs="Arial"/>
                <w:i/>
                <w:sz w:val="18"/>
                <w:szCs w:val="18"/>
              </w:rPr>
            </w:pPr>
            <w:del w:id="401" w:author="Jason Jafarian" w:date="2016-02-17T17:22:00Z">
              <w:r w:rsidDel="00371A2A">
                <w:rPr>
                  <w:rFonts w:ascii="Arial" w:eastAsia="Arial" w:hAnsi="Arial" w:cs="Arial"/>
                  <w:i/>
                  <w:sz w:val="18"/>
                  <w:szCs w:val="18"/>
                </w:rPr>
                <w:delText>3 500GB drives in a RAID 0 arrangement</w:delText>
              </w:r>
            </w:del>
          </w:p>
        </w:tc>
      </w:tr>
      <w:tr w:rsidR="0028250A" w:rsidDel="00371A2A" w14:paraId="30220FAB" w14:textId="4B534890" w:rsidTr="00371A2A">
        <w:trPr>
          <w:trHeight w:val="206"/>
          <w:jc w:val="center"/>
          <w:del w:id="402" w:author="Jason Jafarian" w:date="2016-02-17T17:22:00Z"/>
        </w:trPr>
        <w:tc>
          <w:tcPr>
            <w:tcW w:w="7308" w:type="dxa"/>
            <w:gridSpan w:val="2"/>
            <w:shd w:val="clear" w:color="auto" w:fill="BFBFBF" w:themeFill="background1" w:themeFillShade="BF"/>
          </w:tcPr>
          <w:p w14:paraId="205320E7" w14:textId="4856F71F" w:rsidR="0028250A" w:rsidDel="00371A2A" w:rsidRDefault="0028250A" w:rsidP="0028250A">
            <w:pPr>
              <w:pStyle w:val="Normal1"/>
              <w:spacing w:after="0"/>
              <w:jc w:val="left"/>
              <w:rPr>
                <w:del w:id="403" w:author="Jason Jafarian" w:date="2016-02-17T17:22:00Z"/>
                <w:rFonts w:ascii="Arial" w:eastAsia="Arial" w:hAnsi="Arial" w:cs="Arial"/>
                <w:i/>
                <w:sz w:val="18"/>
                <w:szCs w:val="18"/>
              </w:rPr>
            </w:pPr>
            <w:del w:id="404" w:author="Jason Jafarian" w:date="2016-02-17T17:22:00Z">
              <w:r w:rsidDel="00371A2A">
                <w:rPr>
                  <w:rFonts w:ascii="Arial" w:eastAsia="Arial" w:hAnsi="Arial" w:cs="Arial"/>
                  <w:b/>
                  <w:sz w:val="18"/>
                  <w:szCs w:val="18"/>
                </w:rPr>
                <w:delText>Solr Server</w:delText>
              </w:r>
            </w:del>
          </w:p>
        </w:tc>
      </w:tr>
      <w:tr w:rsidR="0028250A" w:rsidDel="00371A2A" w14:paraId="321B6C7E" w14:textId="64D84804" w:rsidTr="00371A2A">
        <w:trPr>
          <w:trHeight w:val="206"/>
          <w:jc w:val="center"/>
          <w:del w:id="405" w:author="Jason Jafarian" w:date="2016-02-17T17:22:00Z"/>
        </w:trPr>
        <w:tc>
          <w:tcPr>
            <w:tcW w:w="3204" w:type="dxa"/>
            <w:shd w:val="clear" w:color="auto" w:fill="auto"/>
          </w:tcPr>
          <w:p w14:paraId="25BFCD1E" w14:textId="6A8E322F" w:rsidR="0028250A" w:rsidDel="00371A2A" w:rsidRDefault="0028250A" w:rsidP="0028250A">
            <w:pPr>
              <w:pStyle w:val="Normal1"/>
              <w:spacing w:after="0"/>
              <w:jc w:val="left"/>
              <w:rPr>
                <w:del w:id="406" w:author="Jason Jafarian" w:date="2016-02-17T17:22:00Z"/>
                <w:rFonts w:ascii="Arial" w:eastAsia="Arial" w:hAnsi="Arial" w:cs="Arial"/>
                <w:b/>
                <w:i/>
                <w:sz w:val="18"/>
                <w:szCs w:val="18"/>
              </w:rPr>
            </w:pPr>
            <w:del w:id="407" w:author="Jason Jafarian" w:date="2016-02-17T17:22:00Z">
              <w:r w:rsidDel="00371A2A">
                <w:rPr>
                  <w:rFonts w:ascii="Arial" w:eastAsia="Arial" w:hAnsi="Arial" w:cs="Arial"/>
                  <w:b/>
                  <w:i/>
                  <w:sz w:val="18"/>
                  <w:szCs w:val="18"/>
                </w:rPr>
                <w:delText>Processor Type</w:delText>
              </w:r>
            </w:del>
          </w:p>
        </w:tc>
        <w:tc>
          <w:tcPr>
            <w:tcW w:w="4104" w:type="dxa"/>
            <w:shd w:val="clear" w:color="auto" w:fill="auto"/>
          </w:tcPr>
          <w:p w14:paraId="4A2CC201" w14:textId="5B299224" w:rsidR="0028250A" w:rsidDel="00371A2A" w:rsidRDefault="0028250A" w:rsidP="0028250A">
            <w:pPr>
              <w:pStyle w:val="Normal1"/>
              <w:spacing w:after="0"/>
              <w:jc w:val="left"/>
              <w:rPr>
                <w:del w:id="408" w:author="Jason Jafarian" w:date="2016-02-17T17:22:00Z"/>
                <w:rFonts w:ascii="Arial" w:eastAsia="Arial" w:hAnsi="Arial" w:cs="Arial"/>
                <w:i/>
                <w:sz w:val="18"/>
                <w:szCs w:val="18"/>
              </w:rPr>
            </w:pPr>
            <w:del w:id="409" w:author="Jason Jafarian" w:date="2016-02-17T17:22:00Z">
              <w:r w:rsidDel="00371A2A">
                <w:rPr>
                  <w:rFonts w:ascii="Arial" w:eastAsia="Arial" w:hAnsi="Arial" w:cs="Arial"/>
                  <w:i/>
                  <w:sz w:val="18"/>
                  <w:szCs w:val="18"/>
                </w:rPr>
                <w:delText>Intel Core 2 Duo – 6700</w:delText>
              </w:r>
            </w:del>
          </w:p>
        </w:tc>
      </w:tr>
      <w:tr w:rsidR="0028250A" w:rsidDel="00371A2A" w14:paraId="157DE983" w14:textId="6512E7AF" w:rsidTr="00371A2A">
        <w:trPr>
          <w:trHeight w:val="224"/>
          <w:jc w:val="center"/>
          <w:del w:id="410" w:author="Jason Jafarian" w:date="2016-02-17T17:22:00Z"/>
        </w:trPr>
        <w:tc>
          <w:tcPr>
            <w:tcW w:w="3204" w:type="dxa"/>
            <w:shd w:val="clear" w:color="auto" w:fill="auto"/>
          </w:tcPr>
          <w:p w14:paraId="611DE63A" w14:textId="048355B4" w:rsidR="0028250A" w:rsidDel="00371A2A" w:rsidRDefault="0028250A" w:rsidP="0028250A">
            <w:pPr>
              <w:pStyle w:val="Normal1"/>
              <w:spacing w:after="0"/>
              <w:jc w:val="left"/>
              <w:rPr>
                <w:del w:id="411" w:author="Jason Jafarian" w:date="2016-02-17T17:22:00Z"/>
                <w:rFonts w:ascii="Arial" w:eastAsia="Arial" w:hAnsi="Arial" w:cs="Arial"/>
                <w:b/>
                <w:i/>
                <w:sz w:val="18"/>
                <w:szCs w:val="18"/>
              </w:rPr>
            </w:pPr>
            <w:del w:id="412" w:author="Jason Jafarian" w:date="2016-02-17T17:22:00Z">
              <w:r w:rsidDel="00371A2A">
                <w:rPr>
                  <w:rFonts w:ascii="Arial" w:eastAsia="Arial" w:hAnsi="Arial" w:cs="Arial"/>
                  <w:b/>
                  <w:i/>
                  <w:sz w:val="18"/>
                  <w:szCs w:val="18"/>
                </w:rPr>
                <w:delText>System Memory</w:delText>
              </w:r>
            </w:del>
          </w:p>
        </w:tc>
        <w:tc>
          <w:tcPr>
            <w:tcW w:w="4104" w:type="dxa"/>
            <w:shd w:val="clear" w:color="auto" w:fill="auto"/>
          </w:tcPr>
          <w:p w14:paraId="531631B6" w14:textId="45944B20" w:rsidR="0028250A" w:rsidDel="00371A2A" w:rsidRDefault="0028250A" w:rsidP="0028250A">
            <w:pPr>
              <w:pStyle w:val="Normal1"/>
              <w:spacing w:after="0"/>
              <w:jc w:val="left"/>
              <w:rPr>
                <w:del w:id="413" w:author="Jason Jafarian" w:date="2016-02-17T17:22:00Z"/>
                <w:rFonts w:ascii="Arial" w:eastAsia="Arial" w:hAnsi="Arial" w:cs="Arial"/>
                <w:i/>
                <w:sz w:val="18"/>
                <w:szCs w:val="18"/>
              </w:rPr>
            </w:pPr>
            <w:del w:id="414" w:author="Jason Jafarian" w:date="2016-02-17T17:22:00Z">
              <w:r w:rsidDel="00371A2A">
                <w:rPr>
                  <w:rFonts w:ascii="Arial" w:eastAsia="Arial" w:hAnsi="Arial" w:cs="Arial"/>
                  <w:i/>
                  <w:sz w:val="18"/>
                  <w:szCs w:val="18"/>
                </w:rPr>
                <w:delText>4GB of Cosair Memory at 800MHZ</w:delText>
              </w:r>
            </w:del>
          </w:p>
        </w:tc>
      </w:tr>
      <w:tr w:rsidR="0028250A" w:rsidDel="00371A2A" w14:paraId="54FADB0F" w14:textId="78B2F805" w:rsidTr="00371A2A">
        <w:trPr>
          <w:trHeight w:val="206"/>
          <w:jc w:val="center"/>
          <w:del w:id="415" w:author="Jason Jafarian" w:date="2016-02-17T17:22:00Z"/>
        </w:trPr>
        <w:tc>
          <w:tcPr>
            <w:tcW w:w="3204" w:type="dxa"/>
            <w:shd w:val="clear" w:color="auto" w:fill="auto"/>
          </w:tcPr>
          <w:p w14:paraId="1A740AA1" w14:textId="71F2929A" w:rsidR="0028250A" w:rsidDel="00371A2A" w:rsidRDefault="0028250A" w:rsidP="0028250A">
            <w:pPr>
              <w:pStyle w:val="Normal1"/>
              <w:spacing w:after="0"/>
              <w:jc w:val="left"/>
              <w:rPr>
                <w:del w:id="416" w:author="Jason Jafarian" w:date="2016-02-17T17:22:00Z"/>
                <w:rFonts w:ascii="Arial" w:eastAsia="Arial" w:hAnsi="Arial" w:cs="Arial"/>
                <w:b/>
                <w:i/>
                <w:sz w:val="18"/>
                <w:szCs w:val="18"/>
              </w:rPr>
            </w:pPr>
            <w:del w:id="417" w:author="Jason Jafarian" w:date="2016-02-17T17:22:00Z">
              <w:r w:rsidDel="00371A2A">
                <w:rPr>
                  <w:rFonts w:ascii="Arial" w:eastAsia="Arial" w:hAnsi="Arial" w:cs="Arial"/>
                  <w:b/>
                  <w:i/>
                  <w:sz w:val="18"/>
                  <w:szCs w:val="18"/>
                </w:rPr>
                <w:delText>Hard Disk Space</w:delText>
              </w:r>
            </w:del>
          </w:p>
        </w:tc>
        <w:tc>
          <w:tcPr>
            <w:tcW w:w="4104" w:type="dxa"/>
            <w:shd w:val="clear" w:color="auto" w:fill="auto"/>
          </w:tcPr>
          <w:p w14:paraId="70C87344" w14:textId="4E10E1CB" w:rsidR="0028250A" w:rsidDel="00371A2A" w:rsidRDefault="0028250A" w:rsidP="0028250A">
            <w:pPr>
              <w:pStyle w:val="Normal1"/>
              <w:spacing w:after="0"/>
              <w:jc w:val="left"/>
              <w:rPr>
                <w:del w:id="418" w:author="Jason Jafarian" w:date="2016-02-17T17:22:00Z"/>
                <w:rFonts w:ascii="Arial" w:eastAsia="Arial" w:hAnsi="Arial" w:cs="Arial"/>
                <w:i/>
                <w:sz w:val="18"/>
                <w:szCs w:val="18"/>
              </w:rPr>
            </w:pPr>
            <w:del w:id="419" w:author="Jason Jafarian" w:date="2016-02-17T17:22:00Z">
              <w:r w:rsidDel="00371A2A">
                <w:rPr>
                  <w:rFonts w:ascii="Arial" w:eastAsia="Arial" w:hAnsi="Arial" w:cs="Arial"/>
                  <w:i/>
                  <w:sz w:val="18"/>
                  <w:szCs w:val="18"/>
                </w:rPr>
                <w:delText>3 500GB drives in a RAID 0 arrangement</w:delText>
              </w:r>
            </w:del>
          </w:p>
        </w:tc>
      </w:tr>
      <w:tr w:rsidR="0028250A" w:rsidDel="00371A2A" w14:paraId="7E1FF9DD" w14:textId="22BC4860" w:rsidTr="00371A2A">
        <w:trPr>
          <w:trHeight w:val="206"/>
          <w:jc w:val="center"/>
          <w:del w:id="420" w:author="Jason Jafarian" w:date="2016-02-17T17:22:00Z"/>
        </w:trPr>
        <w:tc>
          <w:tcPr>
            <w:tcW w:w="7308" w:type="dxa"/>
            <w:gridSpan w:val="2"/>
            <w:shd w:val="clear" w:color="auto" w:fill="BFBFBF" w:themeFill="background1" w:themeFillShade="BF"/>
          </w:tcPr>
          <w:p w14:paraId="36B2A2E5" w14:textId="65DE785C" w:rsidR="0028250A" w:rsidDel="00371A2A" w:rsidRDefault="0028250A" w:rsidP="0028250A">
            <w:pPr>
              <w:pStyle w:val="Normal1"/>
              <w:spacing w:after="0"/>
              <w:jc w:val="left"/>
              <w:rPr>
                <w:del w:id="421" w:author="Jason Jafarian" w:date="2016-02-17T17:22:00Z"/>
                <w:rFonts w:ascii="Arial" w:eastAsia="Arial" w:hAnsi="Arial" w:cs="Arial"/>
                <w:i/>
                <w:sz w:val="18"/>
                <w:szCs w:val="18"/>
              </w:rPr>
            </w:pPr>
            <w:del w:id="422" w:author="Jason Jafarian" w:date="2016-02-17T17:22:00Z">
              <w:r w:rsidRPr="00D83B36" w:rsidDel="00371A2A">
                <w:rPr>
                  <w:rFonts w:ascii="Arial" w:eastAsia="Arial" w:hAnsi="Arial" w:cs="Arial"/>
                  <w:b/>
                  <w:sz w:val="18"/>
                  <w:szCs w:val="18"/>
                </w:rPr>
                <w:delText>Zookeeper</w:delText>
              </w:r>
            </w:del>
          </w:p>
        </w:tc>
      </w:tr>
      <w:tr w:rsidR="0028250A" w:rsidDel="00371A2A" w14:paraId="6AEBC66A" w14:textId="0998A289" w:rsidTr="00371A2A">
        <w:trPr>
          <w:trHeight w:val="206"/>
          <w:jc w:val="center"/>
          <w:del w:id="423" w:author="Jason Jafarian" w:date="2016-02-17T17:22:00Z"/>
        </w:trPr>
        <w:tc>
          <w:tcPr>
            <w:tcW w:w="3204" w:type="dxa"/>
            <w:shd w:val="clear" w:color="auto" w:fill="auto"/>
          </w:tcPr>
          <w:p w14:paraId="2BC188D9" w14:textId="7B7EEE58" w:rsidR="0028250A" w:rsidDel="00371A2A" w:rsidRDefault="0028250A" w:rsidP="0028250A">
            <w:pPr>
              <w:pStyle w:val="Normal1"/>
              <w:spacing w:after="0"/>
              <w:jc w:val="left"/>
              <w:rPr>
                <w:del w:id="424" w:author="Jason Jafarian" w:date="2016-02-17T17:22:00Z"/>
                <w:rFonts w:ascii="Arial" w:eastAsia="Arial" w:hAnsi="Arial" w:cs="Arial"/>
                <w:b/>
                <w:i/>
                <w:sz w:val="18"/>
                <w:szCs w:val="18"/>
              </w:rPr>
            </w:pPr>
            <w:del w:id="425" w:author="Jason Jafarian" w:date="2016-02-17T17:22:00Z">
              <w:r w:rsidDel="00371A2A">
                <w:rPr>
                  <w:rFonts w:ascii="Arial" w:eastAsia="Arial" w:hAnsi="Arial" w:cs="Arial"/>
                  <w:b/>
                  <w:i/>
                  <w:sz w:val="18"/>
                  <w:szCs w:val="18"/>
                </w:rPr>
                <w:delText>Processor Type</w:delText>
              </w:r>
            </w:del>
          </w:p>
        </w:tc>
        <w:tc>
          <w:tcPr>
            <w:tcW w:w="4104" w:type="dxa"/>
            <w:shd w:val="clear" w:color="auto" w:fill="auto"/>
          </w:tcPr>
          <w:p w14:paraId="3AABC686" w14:textId="11ABDF0D" w:rsidR="0028250A" w:rsidDel="00371A2A" w:rsidRDefault="0028250A" w:rsidP="0028250A">
            <w:pPr>
              <w:pStyle w:val="Normal1"/>
              <w:spacing w:after="0"/>
              <w:jc w:val="left"/>
              <w:rPr>
                <w:del w:id="426" w:author="Jason Jafarian" w:date="2016-02-17T17:22:00Z"/>
                <w:rFonts w:ascii="Arial" w:eastAsia="Arial" w:hAnsi="Arial" w:cs="Arial"/>
                <w:i/>
                <w:sz w:val="18"/>
                <w:szCs w:val="18"/>
              </w:rPr>
            </w:pPr>
            <w:del w:id="427" w:author="Jason Jafarian" w:date="2016-02-17T17:22:00Z">
              <w:r w:rsidDel="00371A2A">
                <w:rPr>
                  <w:rFonts w:ascii="Arial" w:eastAsia="Arial" w:hAnsi="Arial" w:cs="Arial"/>
                  <w:i/>
                  <w:sz w:val="18"/>
                  <w:szCs w:val="18"/>
                </w:rPr>
                <w:delText>Intel Core 2 Duo – 6700</w:delText>
              </w:r>
            </w:del>
          </w:p>
        </w:tc>
      </w:tr>
      <w:tr w:rsidR="0028250A" w:rsidDel="00371A2A" w14:paraId="61C1E653" w14:textId="2411AA7E" w:rsidTr="00371A2A">
        <w:trPr>
          <w:trHeight w:val="206"/>
          <w:jc w:val="center"/>
          <w:del w:id="428" w:author="Jason Jafarian" w:date="2016-02-17T17:22:00Z"/>
        </w:trPr>
        <w:tc>
          <w:tcPr>
            <w:tcW w:w="3204" w:type="dxa"/>
            <w:shd w:val="clear" w:color="auto" w:fill="auto"/>
          </w:tcPr>
          <w:p w14:paraId="7227B223" w14:textId="792E3CA5" w:rsidR="0028250A" w:rsidDel="00371A2A" w:rsidRDefault="0028250A" w:rsidP="0028250A">
            <w:pPr>
              <w:pStyle w:val="Normal1"/>
              <w:spacing w:after="0"/>
              <w:jc w:val="left"/>
              <w:rPr>
                <w:del w:id="429" w:author="Jason Jafarian" w:date="2016-02-17T17:22:00Z"/>
                <w:rFonts w:ascii="Arial" w:eastAsia="Arial" w:hAnsi="Arial" w:cs="Arial"/>
                <w:b/>
                <w:i/>
                <w:sz w:val="18"/>
                <w:szCs w:val="18"/>
              </w:rPr>
            </w:pPr>
            <w:del w:id="430" w:author="Jason Jafarian" w:date="2016-02-17T17:22:00Z">
              <w:r w:rsidDel="00371A2A">
                <w:rPr>
                  <w:rFonts w:ascii="Arial" w:eastAsia="Arial" w:hAnsi="Arial" w:cs="Arial"/>
                  <w:b/>
                  <w:i/>
                  <w:sz w:val="18"/>
                  <w:szCs w:val="18"/>
                </w:rPr>
                <w:delText>System Memory</w:delText>
              </w:r>
            </w:del>
          </w:p>
        </w:tc>
        <w:tc>
          <w:tcPr>
            <w:tcW w:w="4104" w:type="dxa"/>
            <w:shd w:val="clear" w:color="auto" w:fill="auto"/>
          </w:tcPr>
          <w:p w14:paraId="77E9DCA0" w14:textId="1BFF1692" w:rsidR="0028250A" w:rsidDel="00371A2A" w:rsidRDefault="0028250A" w:rsidP="0028250A">
            <w:pPr>
              <w:pStyle w:val="Normal1"/>
              <w:spacing w:after="0"/>
              <w:jc w:val="left"/>
              <w:rPr>
                <w:del w:id="431" w:author="Jason Jafarian" w:date="2016-02-17T17:22:00Z"/>
                <w:rFonts w:ascii="Arial" w:eastAsia="Arial" w:hAnsi="Arial" w:cs="Arial"/>
                <w:i/>
                <w:sz w:val="18"/>
                <w:szCs w:val="18"/>
              </w:rPr>
            </w:pPr>
            <w:del w:id="432" w:author="Jason Jafarian" w:date="2016-02-17T17:22:00Z">
              <w:r w:rsidDel="00371A2A">
                <w:rPr>
                  <w:rFonts w:ascii="Arial" w:eastAsia="Arial" w:hAnsi="Arial" w:cs="Arial"/>
                  <w:i/>
                  <w:sz w:val="18"/>
                  <w:szCs w:val="18"/>
                </w:rPr>
                <w:delText>4GB of Cosair Memory at 800MHZ</w:delText>
              </w:r>
            </w:del>
          </w:p>
        </w:tc>
      </w:tr>
      <w:tr w:rsidR="0028250A" w:rsidDel="00371A2A" w14:paraId="706AC521" w14:textId="42C52B45" w:rsidTr="00371A2A">
        <w:trPr>
          <w:trHeight w:val="206"/>
          <w:jc w:val="center"/>
          <w:del w:id="433" w:author="Jason Jafarian" w:date="2016-02-17T17:22:00Z"/>
        </w:trPr>
        <w:tc>
          <w:tcPr>
            <w:tcW w:w="3204" w:type="dxa"/>
            <w:shd w:val="clear" w:color="auto" w:fill="auto"/>
          </w:tcPr>
          <w:p w14:paraId="66ADF643" w14:textId="5D4C6786" w:rsidR="0028250A" w:rsidDel="00371A2A" w:rsidRDefault="0028250A" w:rsidP="0028250A">
            <w:pPr>
              <w:pStyle w:val="Normal1"/>
              <w:spacing w:after="0"/>
              <w:jc w:val="left"/>
              <w:rPr>
                <w:del w:id="434" w:author="Jason Jafarian" w:date="2016-02-17T17:22:00Z"/>
                <w:rFonts w:ascii="Arial" w:eastAsia="Arial" w:hAnsi="Arial" w:cs="Arial"/>
                <w:b/>
                <w:i/>
                <w:sz w:val="18"/>
                <w:szCs w:val="18"/>
              </w:rPr>
            </w:pPr>
            <w:del w:id="435" w:author="Jason Jafarian" w:date="2016-02-17T17:22:00Z">
              <w:r w:rsidDel="00371A2A">
                <w:rPr>
                  <w:rFonts w:ascii="Arial" w:eastAsia="Arial" w:hAnsi="Arial" w:cs="Arial"/>
                  <w:b/>
                  <w:i/>
                  <w:sz w:val="18"/>
                  <w:szCs w:val="18"/>
                </w:rPr>
                <w:delText>Hard Disk Space</w:delText>
              </w:r>
            </w:del>
          </w:p>
        </w:tc>
        <w:tc>
          <w:tcPr>
            <w:tcW w:w="4104" w:type="dxa"/>
            <w:shd w:val="clear" w:color="auto" w:fill="auto"/>
          </w:tcPr>
          <w:p w14:paraId="3ACD48B3" w14:textId="602D3E8A" w:rsidR="0028250A" w:rsidDel="00371A2A" w:rsidRDefault="0028250A" w:rsidP="0028250A">
            <w:pPr>
              <w:pStyle w:val="Normal1"/>
              <w:spacing w:after="0"/>
              <w:jc w:val="left"/>
              <w:rPr>
                <w:del w:id="436" w:author="Jason Jafarian" w:date="2016-02-17T17:22:00Z"/>
                <w:rFonts w:ascii="Arial" w:eastAsia="Arial" w:hAnsi="Arial" w:cs="Arial"/>
                <w:i/>
                <w:sz w:val="18"/>
                <w:szCs w:val="18"/>
              </w:rPr>
            </w:pPr>
            <w:del w:id="437" w:author="Jason Jafarian" w:date="2016-02-17T17:22:00Z">
              <w:r w:rsidDel="00371A2A">
                <w:rPr>
                  <w:rFonts w:ascii="Arial" w:eastAsia="Arial" w:hAnsi="Arial" w:cs="Arial"/>
                  <w:i/>
                  <w:sz w:val="18"/>
                  <w:szCs w:val="18"/>
                </w:rPr>
                <w:delText>3 500GB drives in a RAID 0 arrangement</w:delText>
              </w:r>
            </w:del>
          </w:p>
        </w:tc>
      </w:tr>
      <w:tr w:rsidR="0028250A" w:rsidDel="00371A2A" w14:paraId="2ABCB824" w14:textId="50BA88BF" w:rsidTr="00371A2A">
        <w:trPr>
          <w:trHeight w:val="206"/>
          <w:jc w:val="center"/>
          <w:del w:id="438" w:author="Jason Jafarian" w:date="2016-02-17T17:22:00Z"/>
        </w:trPr>
        <w:tc>
          <w:tcPr>
            <w:tcW w:w="7308" w:type="dxa"/>
            <w:gridSpan w:val="2"/>
            <w:shd w:val="clear" w:color="auto" w:fill="BFBFBF" w:themeFill="background1" w:themeFillShade="BF"/>
          </w:tcPr>
          <w:p w14:paraId="4B19757A" w14:textId="753015A0" w:rsidR="0028250A" w:rsidDel="00371A2A" w:rsidRDefault="0028250A" w:rsidP="0028250A">
            <w:pPr>
              <w:pStyle w:val="Normal1"/>
              <w:spacing w:after="0"/>
              <w:jc w:val="left"/>
              <w:rPr>
                <w:del w:id="439" w:author="Jason Jafarian" w:date="2016-02-17T17:22:00Z"/>
                <w:rFonts w:ascii="Arial" w:eastAsia="Arial" w:hAnsi="Arial" w:cs="Arial"/>
                <w:i/>
                <w:sz w:val="18"/>
                <w:szCs w:val="18"/>
              </w:rPr>
            </w:pPr>
            <w:del w:id="440" w:author="Jason Jafarian" w:date="2016-02-17T17:22:00Z">
              <w:r w:rsidRPr="00D83B36" w:rsidDel="00371A2A">
                <w:rPr>
                  <w:rFonts w:ascii="Arial" w:eastAsia="Arial" w:hAnsi="Arial" w:cs="Arial"/>
                  <w:b/>
                  <w:sz w:val="18"/>
                  <w:szCs w:val="18"/>
                </w:rPr>
                <w:delText>Zookeeper</w:delText>
              </w:r>
            </w:del>
          </w:p>
        </w:tc>
      </w:tr>
      <w:tr w:rsidR="0028250A" w:rsidDel="00371A2A" w14:paraId="0D972C2E" w14:textId="6ED77857" w:rsidTr="00371A2A">
        <w:trPr>
          <w:trHeight w:val="206"/>
          <w:jc w:val="center"/>
          <w:del w:id="441" w:author="Jason Jafarian" w:date="2016-02-17T17:22:00Z"/>
        </w:trPr>
        <w:tc>
          <w:tcPr>
            <w:tcW w:w="3204" w:type="dxa"/>
            <w:shd w:val="clear" w:color="auto" w:fill="auto"/>
          </w:tcPr>
          <w:p w14:paraId="24F1095B" w14:textId="307DD0D0" w:rsidR="0028250A" w:rsidDel="00371A2A" w:rsidRDefault="0028250A" w:rsidP="0028250A">
            <w:pPr>
              <w:pStyle w:val="Normal1"/>
              <w:spacing w:after="0"/>
              <w:jc w:val="left"/>
              <w:rPr>
                <w:del w:id="442" w:author="Jason Jafarian" w:date="2016-02-17T17:22:00Z"/>
                <w:rFonts w:ascii="Arial" w:eastAsia="Arial" w:hAnsi="Arial" w:cs="Arial"/>
                <w:b/>
                <w:i/>
                <w:sz w:val="18"/>
                <w:szCs w:val="18"/>
              </w:rPr>
            </w:pPr>
            <w:del w:id="443" w:author="Jason Jafarian" w:date="2016-02-17T17:22:00Z">
              <w:r w:rsidDel="00371A2A">
                <w:rPr>
                  <w:rFonts w:ascii="Arial" w:eastAsia="Arial" w:hAnsi="Arial" w:cs="Arial"/>
                  <w:b/>
                  <w:i/>
                  <w:sz w:val="18"/>
                  <w:szCs w:val="18"/>
                </w:rPr>
                <w:delText>Processor Type</w:delText>
              </w:r>
            </w:del>
          </w:p>
        </w:tc>
        <w:tc>
          <w:tcPr>
            <w:tcW w:w="4104" w:type="dxa"/>
            <w:shd w:val="clear" w:color="auto" w:fill="auto"/>
          </w:tcPr>
          <w:p w14:paraId="4E00BE73" w14:textId="292796F8" w:rsidR="0028250A" w:rsidDel="00371A2A" w:rsidRDefault="0028250A" w:rsidP="0028250A">
            <w:pPr>
              <w:pStyle w:val="Normal1"/>
              <w:spacing w:after="0"/>
              <w:jc w:val="left"/>
              <w:rPr>
                <w:del w:id="444" w:author="Jason Jafarian" w:date="2016-02-17T17:22:00Z"/>
                <w:rFonts w:ascii="Arial" w:eastAsia="Arial" w:hAnsi="Arial" w:cs="Arial"/>
                <w:i/>
                <w:sz w:val="18"/>
                <w:szCs w:val="18"/>
              </w:rPr>
            </w:pPr>
            <w:del w:id="445" w:author="Jason Jafarian" w:date="2016-02-17T17:22:00Z">
              <w:r w:rsidDel="00371A2A">
                <w:rPr>
                  <w:rFonts w:ascii="Arial" w:eastAsia="Arial" w:hAnsi="Arial" w:cs="Arial"/>
                  <w:i/>
                  <w:sz w:val="18"/>
                  <w:szCs w:val="18"/>
                </w:rPr>
                <w:delText>Intel Core 2 Duo – 6700</w:delText>
              </w:r>
            </w:del>
          </w:p>
        </w:tc>
      </w:tr>
      <w:tr w:rsidR="0028250A" w:rsidDel="00371A2A" w14:paraId="2BCF72A6" w14:textId="1139AF64" w:rsidTr="00371A2A">
        <w:trPr>
          <w:trHeight w:val="206"/>
          <w:jc w:val="center"/>
          <w:del w:id="446" w:author="Jason Jafarian" w:date="2016-02-17T17:22:00Z"/>
        </w:trPr>
        <w:tc>
          <w:tcPr>
            <w:tcW w:w="3204" w:type="dxa"/>
            <w:shd w:val="clear" w:color="auto" w:fill="auto"/>
          </w:tcPr>
          <w:p w14:paraId="7B86917C" w14:textId="711312AB" w:rsidR="0028250A" w:rsidDel="00371A2A" w:rsidRDefault="0028250A" w:rsidP="0028250A">
            <w:pPr>
              <w:pStyle w:val="Normal1"/>
              <w:spacing w:after="0"/>
              <w:jc w:val="left"/>
              <w:rPr>
                <w:del w:id="447" w:author="Jason Jafarian" w:date="2016-02-17T17:22:00Z"/>
                <w:rFonts w:ascii="Arial" w:eastAsia="Arial" w:hAnsi="Arial" w:cs="Arial"/>
                <w:b/>
                <w:i/>
                <w:sz w:val="18"/>
                <w:szCs w:val="18"/>
              </w:rPr>
            </w:pPr>
            <w:del w:id="448" w:author="Jason Jafarian" w:date="2016-02-17T17:22:00Z">
              <w:r w:rsidDel="00371A2A">
                <w:rPr>
                  <w:rFonts w:ascii="Arial" w:eastAsia="Arial" w:hAnsi="Arial" w:cs="Arial"/>
                  <w:b/>
                  <w:i/>
                  <w:sz w:val="18"/>
                  <w:szCs w:val="18"/>
                </w:rPr>
                <w:delText>System Memory</w:delText>
              </w:r>
            </w:del>
          </w:p>
        </w:tc>
        <w:tc>
          <w:tcPr>
            <w:tcW w:w="4104" w:type="dxa"/>
            <w:shd w:val="clear" w:color="auto" w:fill="auto"/>
          </w:tcPr>
          <w:p w14:paraId="74884BC3" w14:textId="7D0DB084" w:rsidR="0028250A" w:rsidDel="00371A2A" w:rsidRDefault="0028250A" w:rsidP="0028250A">
            <w:pPr>
              <w:pStyle w:val="Normal1"/>
              <w:spacing w:after="0"/>
              <w:jc w:val="left"/>
              <w:rPr>
                <w:del w:id="449" w:author="Jason Jafarian" w:date="2016-02-17T17:22:00Z"/>
                <w:rFonts w:ascii="Arial" w:eastAsia="Arial" w:hAnsi="Arial" w:cs="Arial"/>
                <w:i/>
                <w:sz w:val="18"/>
                <w:szCs w:val="18"/>
              </w:rPr>
            </w:pPr>
            <w:del w:id="450" w:author="Jason Jafarian" w:date="2016-02-17T17:22:00Z">
              <w:r w:rsidDel="00371A2A">
                <w:rPr>
                  <w:rFonts w:ascii="Arial" w:eastAsia="Arial" w:hAnsi="Arial" w:cs="Arial"/>
                  <w:i/>
                  <w:sz w:val="18"/>
                  <w:szCs w:val="18"/>
                </w:rPr>
                <w:delText>4GB of Cosair Memory at 800MHZ</w:delText>
              </w:r>
            </w:del>
          </w:p>
        </w:tc>
      </w:tr>
      <w:tr w:rsidR="0028250A" w:rsidDel="00371A2A" w14:paraId="3CE4071B" w14:textId="23C7D84D" w:rsidTr="00371A2A">
        <w:trPr>
          <w:trHeight w:val="233"/>
          <w:jc w:val="center"/>
          <w:del w:id="451" w:author="Jason Jafarian" w:date="2016-02-17T17:22:00Z"/>
        </w:trPr>
        <w:tc>
          <w:tcPr>
            <w:tcW w:w="3204" w:type="dxa"/>
            <w:shd w:val="clear" w:color="auto" w:fill="auto"/>
          </w:tcPr>
          <w:p w14:paraId="506E190E" w14:textId="47D14097" w:rsidR="0028250A" w:rsidDel="00371A2A" w:rsidRDefault="0028250A" w:rsidP="0028250A">
            <w:pPr>
              <w:pStyle w:val="Normal1"/>
              <w:spacing w:after="0"/>
              <w:jc w:val="left"/>
              <w:rPr>
                <w:del w:id="452" w:author="Jason Jafarian" w:date="2016-02-17T17:22:00Z"/>
                <w:rFonts w:ascii="Arial" w:eastAsia="Arial" w:hAnsi="Arial" w:cs="Arial"/>
                <w:b/>
                <w:i/>
                <w:sz w:val="18"/>
                <w:szCs w:val="18"/>
              </w:rPr>
            </w:pPr>
            <w:del w:id="453" w:author="Jason Jafarian" w:date="2016-02-17T17:22:00Z">
              <w:r w:rsidDel="00371A2A">
                <w:rPr>
                  <w:rFonts w:ascii="Arial" w:eastAsia="Arial" w:hAnsi="Arial" w:cs="Arial"/>
                  <w:b/>
                  <w:i/>
                  <w:sz w:val="18"/>
                  <w:szCs w:val="18"/>
                </w:rPr>
                <w:delText>Hard Disk Space</w:delText>
              </w:r>
            </w:del>
          </w:p>
        </w:tc>
        <w:tc>
          <w:tcPr>
            <w:tcW w:w="4104" w:type="dxa"/>
            <w:shd w:val="clear" w:color="auto" w:fill="auto"/>
          </w:tcPr>
          <w:p w14:paraId="2AC40441" w14:textId="594AC080" w:rsidR="0028250A" w:rsidDel="00371A2A" w:rsidRDefault="0028250A" w:rsidP="0028250A">
            <w:pPr>
              <w:pStyle w:val="Normal1"/>
              <w:spacing w:after="0"/>
              <w:jc w:val="left"/>
              <w:rPr>
                <w:del w:id="454" w:author="Jason Jafarian" w:date="2016-02-17T17:22:00Z"/>
                <w:rFonts w:ascii="Arial" w:eastAsia="Arial" w:hAnsi="Arial" w:cs="Arial"/>
                <w:i/>
                <w:sz w:val="18"/>
                <w:szCs w:val="18"/>
              </w:rPr>
            </w:pPr>
            <w:del w:id="455" w:author="Jason Jafarian" w:date="2016-02-17T17:22:00Z">
              <w:r w:rsidDel="00371A2A">
                <w:rPr>
                  <w:rFonts w:ascii="Arial" w:eastAsia="Arial" w:hAnsi="Arial" w:cs="Arial"/>
                  <w:i/>
                  <w:sz w:val="18"/>
                  <w:szCs w:val="18"/>
                </w:rPr>
                <w:delText>3 500GB drives in a RAID 0 arrangement</w:delText>
              </w:r>
            </w:del>
          </w:p>
        </w:tc>
      </w:tr>
      <w:tr w:rsidR="0028250A" w:rsidDel="00371A2A" w14:paraId="54EE314B" w14:textId="0FCBD87E" w:rsidTr="00371A2A">
        <w:trPr>
          <w:trHeight w:val="206"/>
          <w:jc w:val="center"/>
          <w:del w:id="456" w:author="Jason Jafarian" w:date="2016-02-17T17:22:00Z"/>
        </w:trPr>
        <w:tc>
          <w:tcPr>
            <w:tcW w:w="7308" w:type="dxa"/>
            <w:gridSpan w:val="2"/>
            <w:shd w:val="clear" w:color="auto" w:fill="BFBFBF" w:themeFill="background1" w:themeFillShade="BF"/>
          </w:tcPr>
          <w:p w14:paraId="12F17A51" w14:textId="59182EE4" w:rsidR="0028250A" w:rsidDel="00371A2A" w:rsidRDefault="0028250A" w:rsidP="0028250A">
            <w:pPr>
              <w:pStyle w:val="Normal1"/>
              <w:spacing w:after="0"/>
              <w:jc w:val="left"/>
              <w:rPr>
                <w:del w:id="457" w:author="Jason Jafarian" w:date="2016-02-17T17:22:00Z"/>
                <w:rFonts w:ascii="Arial" w:eastAsia="Arial" w:hAnsi="Arial" w:cs="Arial"/>
                <w:i/>
                <w:sz w:val="18"/>
                <w:szCs w:val="18"/>
              </w:rPr>
            </w:pPr>
            <w:del w:id="458" w:author="Jason Jafarian" w:date="2016-02-17T17:22:00Z">
              <w:r w:rsidRPr="00D83B36" w:rsidDel="00371A2A">
                <w:rPr>
                  <w:rFonts w:ascii="Arial" w:eastAsia="Arial" w:hAnsi="Arial" w:cs="Arial"/>
                  <w:b/>
                  <w:sz w:val="18"/>
                  <w:szCs w:val="18"/>
                </w:rPr>
                <w:delText>Zookeeper</w:delText>
              </w:r>
            </w:del>
          </w:p>
        </w:tc>
      </w:tr>
      <w:tr w:rsidR="0028250A" w:rsidDel="00371A2A" w14:paraId="0A9096D3" w14:textId="74435E13" w:rsidTr="00371A2A">
        <w:trPr>
          <w:trHeight w:val="206"/>
          <w:jc w:val="center"/>
          <w:del w:id="459" w:author="Jason Jafarian" w:date="2016-02-17T17:22:00Z"/>
        </w:trPr>
        <w:tc>
          <w:tcPr>
            <w:tcW w:w="3204" w:type="dxa"/>
            <w:shd w:val="clear" w:color="auto" w:fill="auto"/>
          </w:tcPr>
          <w:p w14:paraId="50E5E91B" w14:textId="33A7FC9F" w:rsidR="0028250A" w:rsidDel="00371A2A" w:rsidRDefault="0028250A" w:rsidP="0028250A">
            <w:pPr>
              <w:pStyle w:val="Normal1"/>
              <w:spacing w:after="0"/>
              <w:jc w:val="left"/>
              <w:rPr>
                <w:del w:id="460" w:author="Jason Jafarian" w:date="2016-02-17T17:22:00Z"/>
                <w:rFonts w:ascii="Arial" w:eastAsia="Arial" w:hAnsi="Arial" w:cs="Arial"/>
                <w:b/>
                <w:i/>
                <w:sz w:val="18"/>
                <w:szCs w:val="18"/>
              </w:rPr>
            </w:pPr>
            <w:del w:id="461" w:author="Jason Jafarian" w:date="2016-02-17T17:22:00Z">
              <w:r w:rsidDel="00371A2A">
                <w:rPr>
                  <w:rFonts w:ascii="Arial" w:eastAsia="Arial" w:hAnsi="Arial" w:cs="Arial"/>
                  <w:b/>
                  <w:i/>
                  <w:sz w:val="18"/>
                  <w:szCs w:val="18"/>
                </w:rPr>
                <w:delText>Processor Type</w:delText>
              </w:r>
            </w:del>
          </w:p>
        </w:tc>
        <w:tc>
          <w:tcPr>
            <w:tcW w:w="4104" w:type="dxa"/>
            <w:shd w:val="clear" w:color="auto" w:fill="auto"/>
          </w:tcPr>
          <w:p w14:paraId="1F2C8900" w14:textId="7EB15629" w:rsidR="0028250A" w:rsidDel="00371A2A" w:rsidRDefault="0028250A" w:rsidP="0028250A">
            <w:pPr>
              <w:pStyle w:val="Normal1"/>
              <w:spacing w:after="0"/>
              <w:jc w:val="left"/>
              <w:rPr>
                <w:del w:id="462" w:author="Jason Jafarian" w:date="2016-02-17T17:22:00Z"/>
                <w:rFonts w:ascii="Arial" w:eastAsia="Arial" w:hAnsi="Arial" w:cs="Arial"/>
                <w:i/>
                <w:sz w:val="18"/>
                <w:szCs w:val="18"/>
              </w:rPr>
            </w:pPr>
            <w:del w:id="463" w:author="Jason Jafarian" w:date="2016-02-17T17:22:00Z">
              <w:r w:rsidDel="00371A2A">
                <w:rPr>
                  <w:rFonts w:ascii="Arial" w:eastAsia="Arial" w:hAnsi="Arial" w:cs="Arial"/>
                  <w:i/>
                  <w:sz w:val="18"/>
                  <w:szCs w:val="18"/>
                </w:rPr>
                <w:delText>Intel Core 2 Duo – 6700</w:delText>
              </w:r>
            </w:del>
          </w:p>
        </w:tc>
      </w:tr>
      <w:tr w:rsidR="0028250A" w:rsidDel="00371A2A" w14:paraId="2567C81B" w14:textId="41119C5D" w:rsidTr="00371A2A">
        <w:trPr>
          <w:trHeight w:val="206"/>
          <w:jc w:val="center"/>
          <w:del w:id="464" w:author="Jason Jafarian" w:date="2016-02-17T17:22:00Z"/>
        </w:trPr>
        <w:tc>
          <w:tcPr>
            <w:tcW w:w="3204" w:type="dxa"/>
            <w:shd w:val="clear" w:color="auto" w:fill="auto"/>
          </w:tcPr>
          <w:p w14:paraId="67F6DD9D" w14:textId="6F2019E7" w:rsidR="0028250A" w:rsidDel="00371A2A" w:rsidRDefault="0028250A" w:rsidP="0028250A">
            <w:pPr>
              <w:pStyle w:val="Normal1"/>
              <w:spacing w:after="0"/>
              <w:jc w:val="left"/>
              <w:rPr>
                <w:del w:id="465" w:author="Jason Jafarian" w:date="2016-02-17T17:22:00Z"/>
                <w:rFonts w:ascii="Arial" w:eastAsia="Arial" w:hAnsi="Arial" w:cs="Arial"/>
                <w:b/>
                <w:i/>
                <w:sz w:val="18"/>
                <w:szCs w:val="18"/>
              </w:rPr>
            </w:pPr>
            <w:del w:id="466" w:author="Jason Jafarian" w:date="2016-02-17T17:22:00Z">
              <w:r w:rsidDel="00371A2A">
                <w:rPr>
                  <w:rFonts w:ascii="Arial" w:eastAsia="Arial" w:hAnsi="Arial" w:cs="Arial"/>
                  <w:b/>
                  <w:i/>
                  <w:sz w:val="18"/>
                  <w:szCs w:val="18"/>
                </w:rPr>
                <w:delText>System Memory</w:delText>
              </w:r>
            </w:del>
          </w:p>
        </w:tc>
        <w:tc>
          <w:tcPr>
            <w:tcW w:w="4104" w:type="dxa"/>
            <w:shd w:val="clear" w:color="auto" w:fill="auto"/>
          </w:tcPr>
          <w:p w14:paraId="04A0BC63" w14:textId="2205516E" w:rsidR="0028250A" w:rsidDel="00371A2A" w:rsidRDefault="0028250A" w:rsidP="0028250A">
            <w:pPr>
              <w:pStyle w:val="Normal1"/>
              <w:spacing w:after="0"/>
              <w:jc w:val="left"/>
              <w:rPr>
                <w:del w:id="467" w:author="Jason Jafarian" w:date="2016-02-17T17:22:00Z"/>
                <w:rFonts w:ascii="Arial" w:eastAsia="Arial" w:hAnsi="Arial" w:cs="Arial"/>
                <w:i/>
                <w:sz w:val="18"/>
                <w:szCs w:val="18"/>
              </w:rPr>
            </w:pPr>
            <w:del w:id="468" w:author="Jason Jafarian" w:date="2016-02-17T17:22:00Z">
              <w:r w:rsidDel="00371A2A">
                <w:rPr>
                  <w:rFonts w:ascii="Arial" w:eastAsia="Arial" w:hAnsi="Arial" w:cs="Arial"/>
                  <w:i/>
                  <w:sz w:val="18"/>
                  <w:szCs w:val="18"/>
                </w:rPr>
                <w:delText>4GB of Cosair Memory at 800MHZ</w:delText>
              </w:r>
            </w:del>
          </w:p>
        </w:tc>
      </w:tr>
      <w:tr w:rsidR="0028250A" w:rsidDel="00371A2A" w14:paraId="1D07EAB8" w14:textId="0545C5CA" w:rsidTr="00371A2A">
        <w:trPr>
          <w:trHeight w:val="206"/>
          <w:jc w:val="center"/>
          <w:del w:id="469" w:author="Jason Jafarian" w:date="2016-02-17T17:22:00Z"/>
        </w:trPr>
        <w:tc>
          <w:tcPr>
            <w:tcW w:w="3204" w:type="dxa"/>
            <w:shd w:val="clear" w:color="auto" w:fill="auto"/>
          </w:tcPr>
          <w:p w14:paraId="197478BF" w14:textId="6670A6EB" w:rsidR="0028250A" w:rsidDel="00371A2A" w:rsidRDefault="0028250A" w:rsidP="0028250A">
            <w:pPr>
              <w:pStyle w:val="Normal1"/>
              <w:spacing w:after="0"/>
              <w:jc w:val="left"/>
              <w:rPr>
                <w:del w:id="470" w:author="Jason Jafarian" w:date="2016-02-17T17:22:00Z"/>
                <w:rFonts w:ascii="Arial" w:eastAsia="Arial" w:hAnsi="Arial" w:cs="Arial"/>
                <w:b/>
                <w:i/>
                <w:sz w:val="18"/>
                <w:szCs w:val="18"/>
              </w:rPr>
            </w:pPr>
            <w:del w:id="471" w:author="Jason Jafarian" w:date="2016-02-17T17:22:00Z">
              <w:r w:rsidDel="00371A2A">
                <w:rPr>
                  <w:rFonts w:ascii="Arial" w:eastAsia="Arial" w:hAnsi="Arial" w:cs="Arial"/>
                  <w:b/>
                  <w:i/>
                  <w:sz w:val="18"/>
                  <w:szCs w:val="18"/>
                </w:rPr>
                <w:delText>Hard Disk Space</w:delText>
              </w:r>
            </w:del>
          </w:p>
        </w:tc>
        <w:tc>
          <w:tcPr>
            <w:tcW w:w="4104" w:type="dxa"/>
            <w:shd w:val="clear" w:color="auto" w:fill="auto"/>
          </w:tcPr>
          <w:p w14:paraId="2448EF0F" w14:textId="15053EC5" w:rsidR="0028250A" w:rsidDel="00371A2A" w:rsidRDefault="0028250A" w:rsidP="0028250A">
            <w:pPr>
              <w:pStyle w:val="Normal1"/>
              <w:spacing w:after="0"/>
              <w:jc w:val="left"/>
              <w:rPr>
                <w:del w:id="472" w:author="Jason Jafarian" w:date="2016-02-17T17:22:00Z"/>
                <w:rFonts w:ascii="Arial" w:eastAsia="Arial" w:hAnsi="Arial" w:cs="Arial"/>
                <w:i/>
                <w:sz w:val="18"/>
                <w:szCs w:val="18"/>
              </w:rPr>
            </w:pPr>
            <w:del w:id="473" w:author="Jason Jafarian" w:date="2016-02-17T17:22:00Z">
              <w:r w:rsidDel="00371A2A">
                <w:rPr>
                  <w:rFonts w:ascii="Arial" w:eastAsia="Arial" w:hAnsi="Arial" w:cs="Arial"/>
                  <w:i/>
                  <w:sz w:val="18"/>
                  <w:szCs w:val="18"/>
                </w:rPr>
                <w:delText>3 500GB drives in a RAID 0 arrangement</w:delText>
              </w:r>
            </w:del>
          </w:p>
        </w:tc>
      </w:tr>
    </w:tbl>
    <w:p w14:paraId="4BA6A623" w14:textId="11813C5A" w:rsidR="00F52B3F" w:rsidRDefault="00F52B3F" w:rsidP="0028250A">
      <w:pPr>
        <w:pStyle w:val="Caption"/>
        <w:jc w:val="center"/>
        <w:rPr>
          <w:ins w:id="474" w:author="Jason Jafarian" w:date="2016-02-17T17:22:00Z"/>
          <w:b/>
          <w:i w:val="0"/>
          <w:color w:val="000000" w:themeColor="text1"/>
          <w:sz w:val="24"/>
          <w:szCs w:val="24"/>
        </w:rPr>
      </w:pPr>
      <w:bookmarkStart w:id="475" w:name="_Toc442439895"/>
      <w:r w:rsidRPr="005864F3">
        <w:rPr>
          <w:b/>
          <w:i w:val="0"/>
          <w:color w:val="000000" w:themeColor="text1"/>
          <w:sz w:val="24"/>
          <w:szCs w:val="24"/>
        </w:rPr>
        <w:t xml:space="preserve">Table </w:t>
      </w:r>
      <w:r w:rsidRPr="005864F3">
        <w:rPr>
          <w:b/>
          <w:i w:val="0"/>
          <w:color w:val="000000" w:themeColor="text1"/>
          <w:sz w:val="24"/>
          <w:szCs w:val="24"/>
        </w:rPr>
        <w:fldChar w:fldCharType="begin"/>
      </w:r>
      <w:r w:rsidRPr="005864F3">
        <w:rPr>
          <w:b/>
          <w:i w:val="0"/>
          <w:color w:val="000000" w:themeColor="text1"/>
          <w:sz w:val="24"/>
          <w:szCs w:val="24"/>
        </w:rPr>
        <w:instrText xml:space="preserve"> SEQ Table \* ARABIC </w:instrText>
      </w:r>
      <w:r w:rsidRPr="005864F3">
        <w:rPr>
          <w:b/>
          <w:i w:val="0"/>
          <w:color w:val="000000" w:themeColor="text1"/>
          <w:sz w:val="24"/>
          <w:szCs w:val="24"/>
        </w:rPr>
        <w:fldChar w:fldCharType="separate"/>
      </w:r>
      <w:r w:rsidR="002C6D97">
        <w:rPr>
          <w:b/>
          <w:i w:val="0"/>
          <w:noProof/>
          <w:color w:val="000000" w:themeColor="text1"/>
          <w:sz w:val="24"/>
          <w:szCs w:val="24"/>
        </w:rPr>
        <w:t>3</w:t>
      </w:r>
      <w:r w:rsidRPr="005864F3">
        <w:rPr>
          <w:b/>
          <w:i w:val="0"/>
          <w:color w:val="000000" w:themeColor="text1"/>
          <w:sz w:val="24"/>
          <w:szCs w:val="24"/>
        </w:rPr>
        <w:fldChar w:fldCharType="end"/>
      </w:r>
      <w:r w:rsidRPr="005864F3">
        <w:rPr>
          <w:b/>
          <w:i w:val="0"/>
          <w:color w:val="000000" w:themeColor="text1"/>
          <w:sz w:val="24"/>
          <w:szCs w:val="24"/>
        </w:rPr>
        <w:t xml:space="preserve">: </w:t>
      </w:r>
      <w:r>
        <w:rPr>
          <w:b/>
          <w:i w:val="0"/>
          <w:color w:val="000000" w:themeColor="text1"/>
          <w:sz w:val="24"/>
          <w:szCs w:val="24"/>
        </w:rPr>
        <w:t>Staging</w:t>
      </w:r>
      <w:r w:rsidRPr="005864F3">
        <w:rPr>
          <w:b/>
          <w:i w:val="0"/>
          <w:color w:val="000000" w:themeColor="text1"/>
          <w:sz w:val="24"/>
          <w:szCs w:val="24"/>
        </w:rPr>
        <w:t xml:space="preserve"> VPC</w:t>
      </w:r>
      <w:bookmarkEnd w:id="475"/>
    </w:p>
    <w:tbl>
      <w:tblPr>
        <w:tblStyle w:val="a1"/>
        <w:tblW w:w="7308"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3204"/>
        <w:gridCol w:w="4104"/>
      </w:tblGrid>
      <w:tr w:rsidR="00690EA3" w14:paraId="4286E7EB" w14:textId="77777777" w:rsidTr="00690EA3">
        <w:trPr>
          <w:jc w:val="center"/>
          <w:ins w:id="476" w:author="Jason Jafarian" w:date="2016-02-17T17:23:00Z"/>
        </w:trPr>
        <w:tc>
          <w:tcPr>
            <w:tcW w:w="7308" w:type="dxa"/>
            <w:gridSpan w:val="2"/>
            <w:shd w:val="clear" w:color="auto" w:fill="BFBFBF"/>
          </w:tcPr>
          <w:p w14:paraId="4654E94C" w14:textId="1D8BF9B1" w:rsidR="00690EA3" w:rsidRDefault="00690EA3" w:rsidP="00690EA3">
            <w:pPr>
              <w:pStyle w:val="Normal1"/>
              <w:spacing w:after="0"/>
              <w:jc w:val="left"/>
              <w:rPr>
                <w:ins w:id="477" w:author="Jason Jafarian" w:date="2016-02-17T17:23:00Z"/>
              </w:rPr>
            </w:pPr>
            <w:ins w:id="478" w:author="Jason Jafarian" w:date="2016-02-18T14:48:00Z">
              <w:r>
                <w:rPr>
                  <w:rFonts w:ascii="Arial" w:eastAsia="Arial" w:hAnsi="Arial" w:cs="Arial"/>
                  <w:b/>
                  <w:sz w:val="18"/>
                  <w:szCs w:val="18"/>
                </w:rPr>
                <w:t xml:space="preserve">Banana Web </w:t>
              </w:r>
              <w:r w:rsidRPr="004D2D90">
                <w:rPr>
                  <w:rFonts w:ascii="Arial" w:eastAsia="Arial" w:hAnsi="Arial" w:cs="Arial"/>
                  <w:b/>
                  <w:color w:val="auto"/>
                  <w:sz w:val="18"/>
                  <w:szCs w:val="18"/>
                </w:rPr>
                <w:t xml:space="preserve">Server – AWS </w:t>
              </w:r>
            </w:ins>
            <w:ins w:id="479" w:author="Jason Jafarian" w:date="2016-02-18T21:49:00Z">
              <w:r w:rsidR="00B551A9" w:rsidRPr="004D2D90">
                <w:rPr>
                  <w:rFonts w:ascii="Arial" w:eastAsia="Arial" w:hAnsi="Arial" w:cs="Arial"/>
                  <w:b/>
                  <w:color w:val="auto"/>
                  <w:sz w:val="18"/>
                  <w:szCs w:val="18"/>
                </w:rPr>
                <w:t>type:</w:t>
              </w:r>
            </w:ins>
            <w:ins w:id="480" w:author="Jason Jafarian" w:date="2016-02-18T14:48:00Z">
              <w:r w:rsidRPr="004D2D90">
                <w:rPr>
                  <w:rFonts w:ascii="Arial" w:eastAsia="Arial" w:hAnsi="Arial" w:cs="Arial"/>
                  <w:b/>
                  <w:color w:val="auto"/>
                  <w:sz w:val="18"/>
                  <w:szCs w:val="18"/>
                </w:rPr>
                <w:t xml:space="preserve"> m3. Large</w:t>
              </w:r>
            </w:ins>
          </w:p>
        </w:tc>
      </w:tr>
      <w:tr w:rsidR="00690EA3" w14:paraId="7D455EA5" w14:textId="77777777" w:rsidTr="00690EA3">
        <w:trPr>
          <w:jc w:val="center"/>
          <w:ins w:id="481" w:author="Jason Jafarian" w:date="2016-02-17T17:23:00Z"/>
        </w:trPr>
        <w:tc>
          <w:tcPr>
            <w:tcW w:w="3204" w:type="dxa"/>
          </w:tcPr>
          <w:p w14:paraId="4C7BFE02" w14:textId="77777777" w:rsidR="00690EA3" w:rsidRDefault="00690EA3" w:rsidP="00690EA3">
            <w:pPr>
              <w:pStyle w:val="Normal1"/>
              <w:spacing w:after="0"/>
              <w:jc w:val="left"/>
              <w:rPr>
                <w:ins w:id="482" w:author="Jason Jafarian" w:date="2016-02-17T17:23:00Z"/>
              </w:rPr>
            </w:pPr>
            <w:ins w:id="483" w:author="Jason Jafarian" w:date="2016-02-17T17:23:00Z">
              <w:r>
                <w:rPr>
                  <w:rFonts w:ascii="Arial" w:eastAsia="Arial" w:hAnsi="Arial" w:cs="Arial"/>
                  <w:b/>
                  <w:i/>
                  <w:sz w:val="18"/>
                  <w:szCs w:val="18"/>
                </w:rPr>
                <w:t>Processor Type</w:t>
              </w:r>
            </w:ins>
          </w:p>
        </w:tc>
        <w:tc>
          <w:tcPr>
            <w:tcW w:w="4104" w:type="dxa"/>
          </w:tcPr>
          <w:p w14:paraId="4BCC722F" w14:textId="77777777" w:rsidR="00690EA3" w:rsidRPr="004D2D90" w:rsidRDefault="00690EA3" w:rsidP="00690EA3">
            <w:pPr>
              <w:pStyle w:val="Normal1"/>
              <w:spacing w:after="0"/>
              <w:jc w:val="left"/>
              <w:rPr>
                <w:ins w:id="484" w:author="Jason Jafarian" w:date="2016-02-17T17:23:00Z"/>
                <w:rFonts w:ascii="Arial" w:hAnsi="Arial" w:cs="Arial"/>
                <w:sz w:val="18"/>
                <w:szCs w:val="18"/>
              </w:rPr>
            </w:pPr>
            <w:ins w:id="485" w:author="Jason Jafarian" w:date="2016-02-17T17:23:00Z">
              <w:r w:rsidRPr="004D2D90">
                <w:rPr>
                  <w:rFonts w:ascii="Arial" w:hAnsi="Arial" w:cs="Arial"/>
                  <w:sz w:val="18"/>
                  <w:szCs w:val="18"/>
                </w:rPr>
                <w:t>2 vCPU</w:t>
              </w:r>
            </w:ins>
          </w:p>
        </w:tc>
      </w:tr>
      <w:tr w:rsidR="00690EA3" w14:paraId="25A660C1" w14:textId="77777777" w:rsidTr="00690EA3">
        <w:trPr>
          <w:jc w:val="center"/>
          <w:ins w:id="486" w:author="Jason Jafarian" w:date="2016-02-17T17:23:00Z"/>
        </w:trPr>
        <w:tc>
          <w:tcPr>
            <w:tcW w:w="3204" w:type="dxa"/>
          </w:tcPr>
          <w:p w14:paraId="694CDD85" w14:textId="77777777" w:rsidR="00690EA3" w:rsidRDefault="00690EA3" w:rsidP="00690EA3">
            <w:pPr>
              <w:pStyle w:val="Normal1"/>
              <w:spacing w:after="0"/>
              <w:jc w:val="left"/>
              <w:rPr>
                <w:ins w:id="487" w:author="Jason Jafarian" w:date="2016-02-17T17:23:00Z"/>
              </w:rPr>
            </w:pPr>
            <w:ins w:id="488" w:author="Jason Jafarian" w:date="2016-02-17T17:23:00Z">
              <w:r>
                <w:rPr>
                  <w:rFonts w:ascii="Arial" w:eastAsia="Arial" w:hAnsi="Arial" w:cs="Arial"/>
                  <w:b/>
                  <w:i/>
                  <w:sz w:val="18"/>
                  <w:szCs w:val="18"/>
                </w:rPr>
                <w:t>System Memory</w:t>
              </w:r>
            </w:ins>
          </w:p>
        </w:tc>
        <w:tc>
          <w:tcPr>
            <w:tcW w:w="4104" w:type="dxa"/>
          </w:tcPr>
          <w:p w14:paraId="44DB21A4" w14:textId="77777777" w:rsidR="00690EA3" w:rsidRPr="004D2D90" w:rsidRDefault="00690EA3" w:rsidP="00690EA3">
            <w:pPr>
              <w:pStyle w:val="Normal1"/>
              <w:spacing w:after="0"/>
              <w:jc w:val="left"/>
              <w:rPr>
                <w:ins w:id="489" w:author="Jason Jafarian" w:date="2016-02-17T17:23:00Z"/>
                <w:rFonts w:ascii="Arial" w:hAnsi="Arial" w:cs="Arial"/>
                <w:sz w:val="18"/>
                <w:szCs w:val="18"/>
              </w:rPr>
            </w:pPr>
            <w:ins w:id="490" w:author="Jason Jafarian" w:date="2016-02-17T17:23:00Z">
              <w:r w:rsidRPr="004D2D90">
                <w:rPr>
                  <w:rFonts w:ascii="Arial" w:hAnsi="Arial" w:cs="Arial"/>
                  <w:sz w:val="18"/>
                  <w:szCs w:val="18"/>
                </w:rPr>
                <w:t>7.5 gb</w:t>
              </w:r>
            </w:ins>
          </w:p>
        </w:tc>
      </w:tr>
      <w:tr w:rsidR="00690EA3" w14:paraId="264D7D89" w14:textId="77777777" w:rsidTr="00690EA3">
        <w:trPr>
          <w:trHeight w:val="197"/>
          <w:jc w:val="center"/>
          <w:ins w:id="491" w:author="Jason Jafarian" w:date="2016-02-17T17:23:00Z"/>
        </w:trPr>
        <w:tc>
          <w:tcPr>
            <w:tcW w:w="3204" w:type="dxa"/>
          </w:tcPr>
          <w:p w14:paraId="7ADA8D39" w14:textId="77777777" w:rsidR="00690EA3" w:rsidRDefault="00690EA3" w:rsidP="00690EA3">
            <w:pPr>
              <w:pStyle w:val="Normal1"/>
              <w:spacing w:after="0"/>
              <w:jc w:val="left"/>
              <w:rPr>
                <w:ins w:id="492" w:author="Jason Jafarian" w:date="2016-02-17T17:23:00Z"/>
              </w:rPr>
            </w:pPr>
            <w:ins w:id="493" w:author="Jason Jafarian" w:date="2016-02-17T17:23:00Z">
              <w:r>
                <w:rPr>
                  <w:rFonts w:ascii="Arial" w:eastAsia="Arial" w:hAnsi="Arial" w:cs="Arial"/>
                  <w:b/>
                  <w:i/>
                  <w:sz w:val="18"/>
                  <w:szCs w:val="18"/>
                </w:rPr>
                <w:t>Hard Disk Space</w:t>
              </w:r>
            </w:ins>
          </w:p>
        </w:tc>
        <w:tc>
          <w:tcPr>
            <w:tcW w:w="4104" w:type="dxa"/>
          </w:tcPr>
          <w:p w14:paraId="2D68BDFE" w14:textId="77777777" w:rsidR="00690EA3" w:rsidRPr="004D2D90" w:rsidRDefault="00690EA3" w:rsidP="00690EA3">
            <w:pPr>
              <w:pStyle w:val="Normal1"/>
              <w:spacing w:after="0"/>
              <w:jc w:val="left"/>
              <w:rPr>
                <w:ins w:id="494" w:author="Jason Jafarian" w:date="2016-02-17T17:23:00Z"/>
                <w:rFonts w:ascii="Arial" w:hAnsi="Arial" w:cs="Arial"/>
                <w:sz w:val="18"/>
                <w:szCs w:val="18"/>
              </w:rPr>
            </w:pPr>
            <w:ins w:id="495" w:author="Jason Jafarian" w:date="2016-02-17T17:23:00Z">
              <w:r w:rsidRPr="004D2D90">
                <w:rPr>
                  <w:rFonts w:ascii="Arial" w:hAnsi="Arial" w:cs="Arial"/>
                  <w:sz w:val="18"/>
                  <w:szCs w:val="18"/>
                </w:rPr>
                <w:t>1 x 32 gb SSD</w:t>
              </w:r>
            </w:ins>
          </w:p>
        </w:tc>
      </w:tr>
      <w:tr w:rsidR="00690EA3" w14:paraId="72C55721" w14:textId="77777777" w:rsidTr="00690EA3">
        <w:trPr>
          <w:trHeight w:val="197"/>
          <w:jc w:val="center"/>
          <w:ins w:id="496" w:author="Jason Jafarian" w:date="2016-02-17T17:23:00Z"/>
        </w:trPr>
        <w:tc>
          <w:tcPr>
            <w:tcW w:w="7308" w:type="dxa"/>
            <w:gridSpan w:val="2"/>
            <w:shd w:val="clear" w:color="auto" w:fill="BFBFBF" w:themeFill="background1" w:themeFillShade="BF"/>
          </w:tcPr>
          <w:p w14:paraId="05D5B675" w14:textId="7BC9CE0F" w:rsidR="00690EA3" w:rsidRDefault="00690EA3" w:rsidP="00690EA3">
            <w:pPr>
              <w:pStyle w:val="Normal1"/>
              <w:spacing w:after="0"/>
              <w:jc w:val="left"/>
              <w:rPr>
                <w:ins w:id="497" w:author="Jason Jafarian" w:date="2016-02-17T17:23:00Z"/>
                <w:rFonts w:ascii="Arial" w:eastAsia="Arial" w:hAnsi="Arial" w:cs="Arial"/>
                <w:i/>
                <w:sz w:val="18"/>
                <w:szCs w:val="18"/>
              </w:rPr>
            </w:pPr>
            <w:ins w:id="498" w:author="Jason Jafarian" w:date="2016-02-17T17:23:00Z">
              <w:r>
                <w:rPr>
                  <w:rFonts w:ascii="Arial" w:eastAsia="Arial" w:hAnsi="Arial" w:cs="Arial"/>
                  <w:b/>
                  <w:sz w:val="18"/>
                  <w:szCs w:val="18"/>
                </w:rPr>
                <w:t>Solr Server</w:t>
              </w:r>
            </w:ins>
            <w:ins w:id="499" w:author="Jason Jafarian" w:date="2016-02-18T15:01:00Z">
              <w:r w:rsidR="00EF2644">
                <w:rPr>
                  <w:rFonts w:ascii="Arial" w:eastAsia="Arial" w:hAnsi="Arial" w:cs="Arial"/>
                  <w:b/>
                  <w:sz w:val="18"/>
                  <w:szCs w:val="18"/>
                </w:rPr>
                <w:t>—</w:t>
              </w:r>
              <w:r w:rsidR="00EF2644">
                <w:rPr>
                  <w:rFonts w:ascii="Arial" w:hAnsi="Arial" w:cs="Arial"/>
                  <w:sz w:val="18"/>
                  <w:szCs w:val="18"/>
                </w:rPr>
                <w:t xml:space="preserve">AWS </w:t>
              </w:r>
            </w:ins>
            <w:ins w:id="500" w:author="Jason Jafarian" w:date="2016-02-18T21:49:00Z">
              <w:r w:rsidR="00B551A9">
                <w:rPr>
                  <w:rFonts w:ascii="Arial" w:hAnsi="Arial" w:cs="Arial"/>
                  <w:sz w:val="18"/>
                  <w:szCs w:val="18"/>
                </w:rPr>
                <w:t>type:</w:t>
              </w:r>
            </w:ins>
            <w:ins w:id="501" w:author="Jason Jafarian" w:date="2016-02-18T15:01:00Z">
              <w:r w:rsidR="00EF2644">
                <w:rPr>
                  <w:rFonts w:ascii="Arial" w:hAnsi="Arial" w:cs="Arial"/>
                  <w:sz w:val="18"/>
                  <w:szCs w:val="18"/>
                </w:rPr>
                <w:t xml:space="preserve"> </w:t>
              </w:r>
              <w:r w:rsidR="00EF2644" w:rsidRPr="007B1C62">
                <w:rPr>
                  <w:rFonts w:ascii="Arial" w:hAnsi="Arial" w:cs="Arial"/>
                  <w:sz w:val="18"/>
                  <w:szCs w:val="18"/>
                </w:rPr>
                <w:t>c3.8xlarge</w:t>
              </w:r>
            </w:ins>
          </w:p>
        </w:tc>
      </w:tr>
      <w:tr w:rsidR="00690EA3" w14:paraId="32E12DCC" w14:textId="77777777" w:rsidTr="00690EA3">
        <w:trPr>
          <w:trHeight w:val="233"/>
          <w:jc w:val="center"/>
          <w:ins w:id="502" w:author="Jason Jafarian" w:date="2016-02-17T17:23:00Z"/>
        </w:trPr>
        <w:tc>
          <w:tcPr>
            <w:tcW w:w="3204" w:type="dxa"/>
            <w:shd w:val="clear" w:color="auto" w:fill="auto"/>
          </w:tcPr>
          <w:p w14:paraId="17AC88C6" w14:textId="77777777" w:rsidR="00690EA3" w:rsidRDefault="00690EA3" w:rsidP="00690EA3">
            <w:pPr>
              <w:pStyle w:val="Normal1"/>
              <w:spacing w:after="0"/>
              <w:jc w:val="left"/>
              <w:rPr>
                <w:ins w:id="503" w:author="Jason Jafarian" w:date="2016-02-17T17:23:00Z"/>
                <w:rFonts w:ascii="Arial" w:eastAsia="Arial" w:hAnsi="Arial" w:cs="Arial"/>
                <w:b/>
                <w:sz w:val="18"/>
                <w:szCs w:val="18"/>
              </w:rPr>
            </w:pPr>
            <w:ins w:id="504" w:author="Jason Jafarian" w:date="2016-02-17T17:23:00Z">
              <w:r>
                <w:rPr>
                  <w:rFonts w:ascii="Arial" w:eastAsia="Arial" w:hAnsi="Arial" w:cs="Arial"/>
                  <w:b/>
                  <w:i/>
                  <w:sz w:val="18"/>
                  <w:szCs w:val="18"/>
                </w:rPr>
                <w:t>Processor Type</w:t>
              </w:r>
            </w:ins>
          </w:p>
        </w:tc>
        <w:tc>
          <w:tcPr>
            <w:tcW w:w="4104" w:type="dxa"/>
            <w:shd w:val="clear" w:color="auto" w:fill="auto"/>
          </w:tcPr>
          <w:p w14:paraId="5107CA1A" w14:textId="427E05FF" w:rsidR="00690EA3" w:rsidRPr="007F5D7C" w:rsidRDefault="00690EA3" w:rsidP="00690EA3">
            <w:pPr>
              <w:pStyle w:val="Normal1"/>
              <w:spacing w:after="0"/>
              <w:jc w:val="left"/>
              <w:rPr>
                <w:ins w:id="505" w:author="Jason Jafarian" w:date="2016-02-17T17:23:00Z"/>
                <w:rFonts w:ascii="Arial" w:eastAsia="Arial" w:hAnsi="Arial" w:cs="Arial"/>
                <w:b/>
                <w:sz w:val="18"/>
                <w:szCs w:val="18"/>
              </w:rPr>
            </w:pPr>
            <w:ins w:id="506" w:author="Jason Jafarian" w:date="2016-02-17T17:23:00Z">
              <w:r>
                <w:rPr>
                  <w:rFonts w:ascii="Arial" w:hAnsi="Arial" w:cs="Arial"/>
                  <w:sz w:val="18"/>
                  <w:szCs w:val="18"/>
                </w:rPr>
                <w:t>32</w:t>
              </w:r>
              <w:r w:rsidRPr="004D2D90">
                <w:rPr>
                  <w:rFonts w:ascii="Arial" w:hAnsi="Arial" w:cs="Arial"/>
                  <w:sz w:val="18"/>
                  <w:szCs w:val="18"/>
                </w:rPr>
                <w:t xml:space="preserve"> vCPU</w:t>
              </w:r>
            </w:ins>
          </w:p>
        </w:tc>
      </w:tr>
      <w:tr w:rsidR="00690EA3" w14:paraId="38873BE4" w14:textId="77777777" w:rsidTr="00690EA3">
        <w:trPr>
          <w:trHeight w:val="206"/>
          <w:jc w:val="center"/>
          <w:ins w:id="507" w:author="Jason Jafarian" w:date="2016-02-17T17:23:00Z"/>
        </w:trPr>
        <w:tc>
          <w:tcPr>
            <w:tcW w:w="3204" w:type="dxa"/>
            <w:shd w:val="clear" w:color="auto" w:fill="auto"/>
          </w:tcPr>
          <w:p w14:paraId="03A6C999" w14:textId="77777777" w:rsidR="00690EA3" w:rsidRDefault="00690EA3" w:rsidP="00690EA3">
            <w:pPr>
              <w:pStyle w:val="Normal1"/>
              <w:spacing w:after="0"/>
              <w:jc w:val="left"/>
              <w:rPr>
                <w:ins w:id="508" w:author="Jason Jafarian" w:date="2016-02-17T17:23:00Z"/>
                <w:rFonts w:ascii="Arial" w:eastAsia="Arial" w:hAnsi="Arial" w:cs="Arial"/>
                <w:b/>
                <w:i/>
                <w:sz w:val="18"/>
                <w:szCs w:val="18"/>
              </w:rPr>
            </w:pPr>
            <w:ins w:id="509" w:author="Jason Jafarian" w:date="2016-02-17T17:23:00Z">
              <w:r>
                <w:rPr>
                  <w:rFonts w:ascii="Arial" w:eastAsia="Arial" w:hAnsi="Arial" w:cs="Arial"/>
                  <w:b/>
                  <w:i/>
                  <w:sz w:val="18"/>
                  <w:szCs w:val="18"/>
                </w:rPr>
                <w:t>System Memory</w:t>
              </w:r>
            </w:ins>
          </w:p>
        </w:tc>
        <w:tc>
          <w:tcPr>
            <w:tcW w:w="4104" w:type="dxa"/>
            <w:shd w:val="clear" w:color="auto" w:fill="auto"/>
          </w:tcPr>
          <w:p w14:paraId="3090A7EF" w14:textId="0C0C9A9B" w:rsidR="00690EA3" w:rsidRPr="00732991" w:rsidRDefault="00690EA3" w:rsidP="00690EA3">
            <w:pPr>
              <w:pStyle w:val="Normal1"/>
              <w:spacing w:after="0"/>
              <w:jc w:val="left"/>
              <w:rPr>
                <w:ins w:id="510" w:author="Jason Jafarian" w:date="2016-02-17T17:23:00Z"/>
                <w:rFonts w:ascii="Arial" w:eastAsia="Arial" w:hAnsi="Arial" w:cs="Arial"/>
                <w:i/>
                <w:sz w:val="18"/>
                <w:szCs w:val="18"/>
              </w:rPr>
            </w:pPr>
            <w:ins w:id="511" w:author="Jason Jafarian" w:date="2016-02-17T17:23:00Z">
              <w:r>
                <w:rPr>
                  <w:rFonts w:ascii="Arial" w:hAnsi="Arial" w:cs="Arial"/>
                  <w:sz w:val="18"/>
                  <w:szCs w:val="18"/>
                </w:rPr>
                <w:t>60</w:t>
              </w:r>
              <w:r w:rsidRPr="004D2D90">
                <w:rPr>
                  <w:rFonts w:ascii="Arial" w:hAnsi="Arial" w:cs="Arial"/>
                  <w:sz w:val="18"/>
                  <w:szCs w:val="18"/>
                </w:rPr>
                <w:t xml:space="preserve"> gb memory</w:t>
              </w:r>
            </w:ins>
          </w:p>
        </w:tc>
      </w:tr>
      <w:tr w:rsidR="00690EA3" w14:paraId="5050F22B" w14:textId="77777777" w:rsidTr="00690EA3">
        <w:trPr>
          <w:trHeight w:val="206"/>
          <w:jc w:val="center"/>
          <w:ins w:id="512" w:author="Jason Jafarian" w:date="2016-02-17T17:23:00Z"/>
        </w:trPr>
        <w:tc>
          <w:tcPr>
            <w:tcW w:w="3204" w:type="dxa"/>
            <w:shd w:val="clear" w:color="auto" w:fill="auto"/>
          </w:tcPr>
          <w:p w14:paraId="371158EB" w14:textId="77777777" w:rsidR="00690EA3" w:rsidRDefault="00690EA3" w:rsidP="00690EA3">
            <w:pPr>
              <w:pStyle w:val="Normal1"/>
              <w:spacing w:after="0"/>
              <w:jc w:val="left"/>
              <w:rPr>
                <w:ins w:id="513" w:author="Jason Jafarian" w:date="2016-02-17T17:23:00Z"/>
                <w:rFonts w:ascii="Arial" w:eastAsia="Arial" w:hAnsi="Arial" w:cs="Arial"/>
                <w:b/>
                <w:i/>
                <w:sz w:val="18"/>
                <w:szCs w:val="18"/>
              </w:rPr>
            </w:pPr>
            <w:ins w:id="514" w:author="Jason Jafarian" w:date="2016-02-17T17:23:00Z">
              <w:r>
                <w:rPr>
                  <w:rFonts w:ascii="Arial" w:eastAsia="Arial" w:hAnsi="Arial" w:cs="Arial"/>
                  <w:b/>
                  <w:i/>
                  <w:sz w:val="18"/>
                  <w:szCs w:val="18"/>
                </w:rPr>
                <w:t>Hard Disk Space</w:t>
              </w:r>
            </w:ins>
          </w:p>
        </w:tc>
        <w:tc>
          <w:tcPr>
            <w:tcW w:w="4104" w:type="dxa"/>
            <w:shd w:val="clear" w:color="auto" w:fill="auto"/>
          </w:tcPr>
          <w:p w14:paraId="2F8D06F7" w14:textId="742AD26F" w:rsidR="00690EA3" w:rsidRPr="004D2D90" w:rsidRDefault="00690EA3" w:rsidP="00690EA3">
            <w:pPr>
              <w:pStyle w:val="Normal1"/>
              <w:spacing w:after="0"/>
              <w:jc w:val="left"/>
              <w:rPr>
                <w:ins w:id="515" w:author="Jason Jafarian" w:date="2016-02-17T17:23:00Z"/>
                <w:rFonts w:ascii="Arial" w:eastAsia="Arial" w:hAnsi="Arial" w:cs="Arial"/>
                <w:sz w:val="18"/>
                <w:szCs w:val="18"/>
              </w:rPr>
            </w:pPr>
            <w:ins w:id="516" w:author="Jason Jafarian" w:date="2016-02-17T17:23:00Z">
              <w:r>
                <w:rPr>
                  <w:rFonts w:ascii="Arial" w:eastAsia="Arial" w:hAnsi="Arial" w:cs="Arial"/>
                  <w:sz w:val="18"/>
                  <w:szCs w:val="18"/>
                </w:rPr>
                <w:t>2x32</w:t>
              </w:r>
              <w:r w:rsidRPr="004D2D90">
                <w:rPr>
                  <w:rFonts w:ascii="Arial" w:eastAsia="Arial" w:hAnsi="Arial" w:cs="Arial"/>
                  <w:sz w:val="18"/>
                  <w:szCs w:val="18"/>
                </w:rPr>
                <w:t>0 gb SSD</w:t>
              </w:r>
            </w:ins>
          </w:p>
        </w:tc>
      </w:tr>
      <w:tr w:rsidR="00690EA3" w14:paraId="3C1450B7" w14:textId="77777777" w:rsidTr="00690EA3">
        <w:trPr>
          <w:trHeight w:val="206"/>
          <w:jc w:val="center"/>
          <w:ins w:id="517" w:author="Jason Jafarian" w:date="2016-02-17T17:23:00Z"/>
        </w:trPr>
        <w:tc>
          <w:tcPr>
            <w:tcW w:w="3204" w:type="dxa"/>
            <w:shd w:val="clear" w:color="auto" w:fill="FFFFFF" w:themeFill="background1"/>
          </w:tcPr>
          <w:p w14:paraId="4C673D8D" w14:textId="77777777" w:rsidR="00690EA3" w:rsidRDefault="00690EA3" w:rsidP="00690EA3">
            <w:pPr>
              <w:pStyle w:val="Normal1"/>
              <w:spacing w:after="0"/>
              <w:jc w:val="left"/>
              <w:rPr>
                <w:ins w:id="518" w:author="Jason Jafarian" w:date="2016-02-17T17:23:00Z"/>
                <w:rFonts w:ascii="Arial" w:eastAsia="Arial" w:hAnsi="Arial" w:cs="Arial"/>
                <w:b/>
                <w:i/>
                <w:sz w:val="18"/>
                <w:szCs w:val="18"/>
              </w:rPr>
            </w:pPr>
            <w:ins w:id="519" w:author="Jason Jafarian" w:date="2016-02-17T17:23:00Z">
              <w:r>
                <w:rPr>
                  <w:rFonts w:ascii="Arial" w:eastAsia="Arial" w:hAnsi="Arial" w:cs="Arial"/>
                  <w:b/>
                  <w:i/>
                  <w:sz w:val="18"/>
                  <w:szCs w:val="18"/>
                </w:rPr>
                <w:t>Open Ports</w:t>
              </w:r>
            </w:ins>
          </w:p>
        </w:tc>
        <w:tc>
          <w:tcPr>
            <w:tcW w:w="4104" w:type="dxa"/>
            <w:shd w:val="clear" w:color="auto" w:fill="auto"/>
          </w:tcPr>
          <w:p w14:paraId="2FB13393" w14:textId="77777777" w:rsidR="00690EA3" w:rsidRDefault="00690EA3" w:rsidP="00690EA3">
            <w:pPr>
              <w:pStyle w:val="Normal1"/>
              <w:spacing w:after="0"/>
              <w:jc w:val="left"/>
              <w:rPr>
                <w:ins w:id="520" w:author="Jason Jafarian" w:date="2016-02-17T17:23:00Z"/>
                <w:rFonts w:ascii="Arial" w:eastAsia="Arial" w:hAnsi="Arial" w:cs="Arial"/>
                <w:i/>
                <w:sz w:val="18"/>
                <w:szCs w:val="18"/>
              </w:rPr>
            </w:pPr>
            <w:ins w:id="521" w:author="Jason Jafarian" w:date="2016-02-17T17:23:00Z">
              <w:r w:rsidRPr="00E32149">
                <w:rPr>
                  <w:rFonts w:ascii="Arial" w:eastAsia="Arial" w:hAnsi="Arial" w:cs="Arial"/>
                  <w:i/>
                  <w:sz w:val="18"/>
                  <w:szCs w:val="18"/>
                </w:rPr>
                <w:t>22, 8764, 8765, 8983, 8984, 7984, 7983, 8764, 7764</w:t>
              </w:r>
            </w:ins>
          </w:p>
        </w:tc>
      </w:tr>
      <w:tr w:rsidR="00690EA3" w14:paraId="4CB449E3" w14:textId="77777777" w:rsidTr="00690EA3">
        <w:trPr>
          <w:trHeight w:val="206"/>
          <w:jc w:val="center"/>
          <w:ins w:id="522" w:author="Jason Jafarian" w:date="2016-02-17T17:23:00Z"/>
        </w:trPr>
        <w:tc>
          <w:tcPr>
            <w:tcW w:w="7308" w:type="dxa"/>
            <w:gridSpan w:val="2"/>
            <w:shd w:val="clear" w:color="auto" w:fill="BFBFBF" w:themeFill="background1" w:themeFillShade="BF"/>
          </w:tcPr>
          <w:p w14:paraId="72694CCD" w14:textId="009EF9C6" w:rsidR="00690EA3" w:rsidRDefault="00690EA3" w:rsidP="00690EA3">
            <w:pPr>
              <w:pStyle w:val="Normal1"/>
              <w:spacing w:after="0"/>
              <w:jc w:val="left"/>
              <w:rPr>
                <w:ins w:id="523" w:author="Jason Jafarian" w:date="2016-02-17T17:23:00Z"/>
                <w:rFonts w:ascii="Arial" w:eastAsia="Arial" w:hAnsi="Arial" w:cs="Arial"/>
                <w:i/>
                <w:sz w:val="18"/>
                <w:szCs w:val="18"/>
              </w:rPr>
            </w:pPr>
            <w:ins w:id="524" w:author="Jason Jafarian" w:date="2016-02-17T17:23:00Z">
              <w:r>
                <w:rPr>
                  <w:rFonts w:ascii="Arial" w:eastAsia="Arial" w:hAnsi="Arial" w:cs="Arial"/>
                  <w:b/>
                  <w:sz w:val="18"/>
                  <w:szCs w:val="18"/>
                </w:rPr>
                <w:t>Solr Server</w:t>
              </w:r>
            </w:ins>
            <w:ins w:id="525" w:author="Jason Jafarian" w:date="2016-02-18T15:01:00Z">
              <w:r w:rsidR="00EF2644">
                <w:rPr>
                  <w:rFonts w:ascii="Arial" w:eastAsia="Arial" w:hAnsi="Arial" w:cs="Arial"/>
                  <w:b/>
                  <w:sz w:val="18"/>
                  <w:szCs w:val="18"/>
                </w:rPr>
                <w:t>—</w:t>
              </w:r>
              <w:r w:rsidR="00EF2644">
                <w:rPr>
                  <w:rFonts w:ascii="Arial" w:hAnsi="Arial" w:cs="Arial"/>
                  <w:sz w:val="18"/>
                  <w:szCs w:val="18"/>
                </w:rPr>
                <w:t xml:space="preserve">AWS </w:t>
              </w:r>
            </w:ins>
            <w:ins w:id="526" w:author="Jason Jafarian" w:date="2016-02-18T21:49:00Z">
              <w:r w:rsidR="00B551A9">
                <w:rPr>
                  <w:rFonts w:ascii="Arial" w:hAnsi="Arial" w:cs="Arial"/>
                  <w:sz w:val="18"/>
                  <w:szCs w:val="18"/>
                </w:rPr>
                <w:t>type:</w:t>
              </w:r>
            </w:ins>
            <w:ins w:id="527" w:author="Jason Jafarian" w:date="2016-02-18T15:01:00Z">
              <w:r w:rsidR="00EF2644">
                <w:rPr>
                  <w:rFonts w:ascii="Arial" w:hAnsi="Arial" w:cs="Arial"/>
                  <w:sz w:val="18"/>
                  <w:szCs w:val="18"/>
                </w:rPr>
                <w:t xml:space="preserve"> </w:t>
              </w:r>
              <w:r w:rsidR="00EF2644" w:rsidRPr="007B1C62">
                <w:rPr>
                  <w:rFonts w:ascii="Arial" w:hAnsi="Arial" w:cs="Arial"/>
                  <w:sz w:val="18"/>
                  <w:szCs w:val="18"/>
                </w:rPr>
                <w:t>c3.8xlarge</w:t>
              </w:r>
            </w:ins>
          </w:p>
        </w:tc>
      </w:tr>
      <w:tr w:rsidR="00690EA3" w14:paraId="31CA57AC" w14:textId="77777777" w:rsidTr="00690EA3">
        <w:trPr>
          <w:trHeight w:val="206"/>
          <w:jc w:val="center"/>
          <w:ins w:id="528" w:author="Jason Jafarian" w:date="2016-02-17T17:23:00Z"/>
        </w:trPr>
        <w:tc>
          <w:tcPr>
            <w:tcW w:w="3204" w:type="dxa"/>
            <w:shd w:val="clear" w:color="auto" w:fill="auto"/>
          </w:tcPr>
          <w:p w14:paraId="3B835538" w14:textId="77777777" w:rsidR="00690EA3" w:rsidRDefault="00690EA3" w:rsidP="00690EA3">
            <w:pPr>
              <w:pStyle w:val="Normal1"/>
              <w:spacing w:after="0"/>
              <w:jc w:val="left"/>
              <w:rPr>
                <w:ins w:id="529" w:author="Jason Jafarian" w:date="2016-02-17T17:23:00Z"/>
                <w:rFonts w:ascii="Arial" w:eastAsia="Arial" w:hAnsi="Arial" w:cs="Arial"/>
                <w:b/>
                <w:i/>
                <w:sz w:val="18"/>
                <w:szCs w:val="18"/>
              </w:rPr>
            </w:pPr>
            <w:ins w:id="530" w:author="Jason Jafarian" w:date="2016-02-17T17:23:00Z">
              <w:r>
                <w:rPr>
                  <w:rFonts w:ascii="Arial" w:eastAsia="Arial" w:hAnsi="Arial" w:cs="Arial"/>
                  <w:b/>
                  <w:i/>
                  <w:sz w:val="18"/>
                  <w:szCs w:val="18"/>
                </w:rPr>
                <w:t>Processor Type</w:t>
              </w:r>
            </w:ins>
          </w:p>
        </w:tc>
        <w:tc>
          <w:tcPr>
            <w:tcW w:w="4104" w:type="dxa"/>
            <w:shd w:val="clear" w:color="auto" w:fill="auto"/>
          </w:tcPr>
          <w:p w14:paraId="38691152" w14:textId="4AB2ABA4" w:rsidR="00690EA3" w:rsidRDefault="00690EA3" w:rsidP="00690EA3">
            <w:pPr>
              <w:pStyle w:val="Normal1"/>
              <w:spacing w:after="0"/>
              <w:jc w:val="left"/>
              <w:rPr>
                <w:ins w:id="531" w:author="Jason Jafarian" w:date="2016-02-17T17:23:00Z"/>
                <w:rFonts w:ascii="Arial" w:eastAsia="Arial" w:hAnsi="Arial" w:cs="Arial"/>
                <w:i/>
                <w:sz w:val="18"/>
                <w:szCs w:val="18"/>
              </w:rPr>
            </w:pPr>
            <w:ins w:id="532" w:author="Jason Jafarian" w:date="2016-02-17T17:23:00Z">
              <w:r>
                <w:rPr>
                  <w:rFonts w:ascii="Arial" w:hAnsi="Arial" w:cs="Arial"/>
                  <w:sz w:val="18"/>
                  <w:szCs w:val="18"/>
                </w:rPr>
                <w:t>32</w:t>
              </w:r>
              <w:r w:rsidRPr="007E08E3">
                <w:rPr>
                  <w:rFonts w:ascii="Arial" w:hAnsi="Arial" w:cs="Arial"/>
                  <w:sz w:val="18"/>
                  <w:szCs w:val="18"/>
                </w:rPr>
                <w:t xml:space="preserve"> vCPU</w:t>
              </w:r>
            </w:ins>
          </w:p>
        </w:tc>
      </w:tr>
      <w:tr w:rsidR="00690EA3" w14:paraId="14D709CF" w14:textId="77777777" w:rsidTr="00690EA3">
        <w:trPr>
          <w:trHeight w:val="224"/>
          <w:jc w:val="center"/>
          <w:ins w:id="533" w:author="Jason Jafarian" w:date="2016-02-17T17:23:00Z"/>
        </w:trPr>
        <w:tc>
          <w:tcPr>
            <w:tcW w:w="3204" w:type="dxa"/>
            <w:shd w:val="clear" w:color="auto" w:fill="auto"/>
          </w:tcPr>
          <w:p w14:paraId="3A923601" w14:textId="77777777" w:rsidR="00690EA3" w:rsidRDefault="00690EA3" w:rsidP="00690EA3">
            <w:pPr>
              <w:pStyle w:val="Normal1"/>
              <w:spacing w:after="0"/>
              <w:jc w:val="left"/>
              <w:rPr>
                <w:ins w:id="534" w:author="Jason Jafarian" w:date="2016-02-17T17:23:00Z"/>
                <w:rFonts w:ascii="Arial" w:eastAsia="Arial" w:hAnsi="Arial" w:cs="Arial"/>
                <w:b/>
                <w:i/>
                <w:sz w:val="18"/>
                <w:szCs w:val="18"/>
              </w:rPr>
            </w:pPr>
            <w:ins w:id="535" w:author="Jason Jafarian" w:date="2016-02-17T17:23:00Z">
              <w:r>
                <w:rPr>
                  <w:rFonts w:ascii="Arial" w:eastAsia="Arial" w:hAnsi="Arial" w:cs="Arial"/>
                  <w:b/>
                  <w:i/>
                  <w:sz w:val="18"/>
                  <w:szCs w:val="18"/>
                </w:rPr>
                <w:t>System Memory</w:t>
              </w:r>
            </w:ins>
          </w:p>
        </w:tc>
        <w:tc>
          <w:tcPr>
            <w:tcW w:w="4104" w:type="dxa"/>
            <w:shd w:val="clear" w:color="auto" w:fill="auto"/>
          </w:tcPr>
          <w:p w14:paraId="162E9A02" w14:textId="349F2B6D" w:rsidR="00690EA3" w:rsidRDefault="00690EA3" w:rsidP="00690EA3">
            <w:pPr>
              <w:pStyle w:val="Normal1"/>
              <w:spacing w:after="0"/>
              <w:jc w:val="left"/>
              <w:rPr>
                <w:ins w:id="536" w:author="Jason Jafarian" w:date="2016-02-17T17:23:00Z"/>
                <w:rFonts w:ascii="Arial" w:eastAsia="Arial" w:hAnsi="Arial" w:cs="Arial"/>
                <w:i/>
                <w:sz w:val="18"/>
                <w:szCs w:val="18"/>
              </w:rPr>
            </w:pPr>
            <w:ins w:id="537" w:author="Jason Jafarian" w:date="2016-02-17T17:23:00Z">
              <w:r>
                <w:rPr>
                  <w:rFonts w:ascii="Arial" w:hAnsi="Arial" w:cs="Arial"/>
                  <w:sz w:val="18"/>
                  <w:szCs w:val="18"/>
                </w:rPr>
                <w:t>60</w:t>
              </w:r>
              <w:r w:rsidRPr="007E08E3">
                <w:rPr>
                  <w:rFonts w:ascii="Arial" w:hAnsi="Arial" w:cs="Arial"/>
                  <w:sz w:val="18"/>
                  <w:szCs w:val="18"/>
                </w:rPr>
                <w:t xml:space="preserve"> gb memory</w:t>
              </w:r>
            </w:ins>
          </w:p>
        </w:tc>
      </w:tr>
      <w:tr w:rsidR="00690EA3" w14:paraId="4B5B467D" w14:textId="77777777" w:rsidTr="00690EA3">
        <w:trPr>
          <w:trHeight w:val="206"/>
          <w:jc w:val="center"/>
          <w:ins w:id="538" w:author="Jason Jafarian" w:date="2016-02-17T17:23:00Z"/>
        </w:trPr>
        <w:tc>
          <w:tcPr>
            <w:tcW w:w="3204" w:type="dxa"/>
            <w:shd w:val="clear" w:color="auto" w:fill="auto"/>
          </w:tcPr>
          <w:p w14:paraId="189FFDD4" w14:textId="77777777" w:rsidR="00690EA3" w:rsidRDefault="00690EA3" w:rsidP="00690EA3">
            <w:pPr>
              <w:pStyle w:val="Normal1"/>
              <w:spacing w:after="0"/>
              <w:jc w:val="left"/>
              <w:rPr>
                <w:ins w:id="539" w:author="Jason Jafarian" w:date="2016-02-17T17:23:00Z"/>
                <w:rFonts w:ascii="Arial" w:eastAsia="Arial" w:hAnsi="Arial" w:cs="Arial"/>
                <w:b/>
                <w:i/>
                <w:sz w:val="18"/>
                <w:szCs w:val="18"/>
              </w:rPr>
            </w:pPr>
            <w:ins w:id="540" w:author="Jason Jafarian" w:date="2016-02-17T17:23:00Z">
              <w:r>
                <w:rPr>
                  <w:rFonts w:ascii="Arial" w:eastAsia="Arial" w:hAnsi="Arial" w:cs="Arial"/>
                  <w:b/>
                  <w:i/>
                  <w:sz w:val="18"/>
                  <w:szCs w:val="18"/>
                </w:rPr>
                <w:t>Hard Disk Space</w:t>
              </w:r>
            </w:ins>
          </w:p>
        </w:tc>
        <w:tc>
          <w:tcPr>
            <w:tcW w:w="4104" w:type="dxa"/>
            <w:shd w:val="clear" w:color="auto" w:fill="auto"/>
          </w:tcPr>
          <w:p w14:paraId="4CD96743" w14:textId="628B2176" w:rsidR="00690EA3" w:rsidRDefault="00690EA3" w:rsidP="00690EA3">
            <w:pPr>
              <w:pStyle w:val="Normal1"/>
              <w:spacing w:after="0"/>
              <w:jc w:val="left"/>
              <w:rPr>
                <w:ins w:id="541" w:author="Jason Jafarian" w:date="2016-02-17T17:23:00Z"/>
                <w:rFonts w:ascii="Arial" w:eastAsia="Arial" w:hAnsi="Arial" w:cs="Arial"/>
                <w:i/>
                <w:sz w:val="18"/>
                <w:szCs w:val="18"/>
              </w:rPr>
            </w:pPr>
            <w:ins w:id="542" w:author="Jason Jafarian" w:date="2016-02-17T17:23:00Z">
              <w:r>
                <w:rPr>
                  <w:rFonts w:ascii="Arial" w:eastAsia="Arial" w:hAnsi="Arial" w:cs="Arial"/>
                  <w:sz w:val="18"/>
                  <w:szCs w:val="18"/>
                </w:rPr>
                <w:t>2x320</w:t>
              </w:r>
              <w:r w:rsidRPr="007E08E3">
                <w:rPr>
                  <w:rFonts w:ascii="Arial" w:eastAsia="Arial" w:hAnsi="Arial" w:cs="Arial"/>
                  <w:sz w:val="18"/>
                  <w:szCs w:val="18"/>
                </w:rPr>
                <w:t>0 gb SSD</w:t>
              </w:r>
            </w:ins>
          </w:p>
        </w:tc>
      </w:tr>
      <w:tr w:rsidR="00690EA3" w14:paraId="11275FFB" w14:textId="77777777" w:rsidTr="00690EA3">
        <w:trPr>
          <w:trHeight w:val="206"/>
          <w:jc w:val="center"/>
          <w:ins w:id="543" w:author="Jason Jafarian" w:date="2016-02-17T17:23:00Z"/>
        </w:trPr>
        <w:tc>
          <w:tcPr>
            <w:tcW w:w="3204" w:type="dxa"/>
            <w:shd w:val="clear" w:color="auto" w:fill="auto"/>
          </w:tcPr>
          <w:p w14:paraId="07ABF863" w14:textId="77777777" w:rsidR="00690EA3" w:rsidRPr="007F5D7C" w:rsidRDefault="00690EA3" w:rsidP="00690EA3">
            <w:pPr>
              <w:pStyle w:val="Normal1"/>
              <w:spacing w:after="0"/>
              <w:jc w:val="left"/>
              <w:rPr>
                <w:ins w:id="544" w:author="Jason Jafarian" w:date="2016-02-17T17:23:00Z"/>
                <w:rFonts w:ascii="Arial" w:eastAsia="Arial" w:hAnsi="Arial" w:cs="Arial"/>
                <w:b/>
                <w:i/>
                <w:sz w:val="18"/>
                <w:szCs w:val="18"/>
              </w:rPr>
            </w:pPr>
            <w:ins w:id="545" w:author="Jason Jafarian" w:date="2016-02-17T17:23:00Z">
              <w:r w:rsidRPr="007F5D7C">
                <w:rPr>
                  <w:rFonts w:ascii="Arial" w:eastAsia="Arial" w:hAnsi="Arial" w:cs="Arial"/>
                  <w:b/>
                  <w:i/>
                  <w:sz w:val="18"/>
                  <w:szCs w:val="18"/>
                </w:rPr>
                <w:t>Open Ports</w:t>
              </w:r>
            </w:ins>
          </w:p>
        </w:tc>
        <w:tc>
          <w:tcPr>
            <w:tcW w:w="4104" w:type="dxa"/>
            <w:shd w:val="clear" w:color="auto" w:fill="auto"/>
          </w:tcPr>
          <w:p w14:paraId="6B64B2AC" w14:textId="77777777" w:rsidR="00690EA3" w:rsidRDefault="00690EA3" w:rsidP="00690EA3">
            <w:pPr>
              <w:pStyle w:val="Normal1"/>
              <w:spacing w:after="0"/>
              <w:jc w:val="left"/>
              <w:rPr>
                <w:ins w:id="546" w:author="Jason Jafarian" w:date="2016-02-17T17:23:00Z"/>
                <w:rFonts w:ascii="Arial" w:eastAsia="Arial" w:hAnsi="Arial" w:cs="Arial"/>
                <w:i/>
                <w:sz w:val="18"/>
                <w:szCs w:val="18"/>
              </w:rPr>
            </w:pPr>
            <w:ins w:id="547" w:author="Jason Jafarian" w:date="2016-02-17T17:23:00Z">
              <w:r w:rsidRPr="00E32149">
                <w:rPr>
                  <w:rFonts w:ascii="Arial" w:eastAsia="Arial" w:hAnsi="Arial" w:cs="Arial"/>
                  <w:i/>
                  <w:sz w:val="18"/>
                  <w:szCs w:val="18"/>
                </w:rPr>
                <w:t>22, 8764, 8765, 8983, 8984, 7984, 7983, 8764, 7764</w:t>
              </w:r>
            </w:ins>
          </w:p>
        </w:tc>
      </w:tr>
      <w:tr w:rsidR="00690EA3" w14:paraId="5FF7B971" w14:textId="77777777" w:rsidTr="00690EA3">
        <w:trPr>
          <w:trHeight w:val="206"/>
          <w:jc w:val="center"/>
          <w:ins w:id="548" w:author="Jason Jafarian" w:date="2016-02-17T17:23:00Z"/>
        </w:trPr>
        <w:tc>
          <w:tcPr>
            <w:tcW w:w="7308" w:type="dxa"/>
            <w:gridSpan w:val="2"/>
            <w:shd w:val="clear" w:color="auto" w:fill="BFBFBF" w:themeFill="background1" w:themeFillShade="BF"/>
          </w:tcPr>
          <w:p w14:paraId="2E99DE73" w14:textId="4BE95961" w:rsidR="00690EA3" w:rsidRDefault="00690EA3" w:rsidP="00690EA3">
            <w:pPr>
              <w:pStyle w:val="Normal1"/>
              <w:spacing w:after="0"/>
              <w:jc w:val="left"/>
              <w:rPr>
                <w:ins w:id="549" w:author="Jason Jafarian" w:date="2016-02-17T17:23:00Z"/>
                <w:rFonts w:ascii="Arial" w:eastAsia="Arial" w:hAnsi="Arial" w:cs="Arial"/>
                <w:i/>
                <w:sz w:val="18"/>
                <w:szCs w:val="18"/>
              </w:rPr>
            </w:pPr>
            <w:ins w:id="550" w:author="Jason Jafarian" w:date="2016-02-17T17:23:00Z">
              <w:r w:rsidRPr="00D83B36">
                <w:rPr>
                  <w:rFonts w:ascii="Arial" w:eastAsia="Arial" w:hAnsi="Arial" w:cs="Arial"/>
                  <w:b/>
                  <w:sz w:val="18"/>
                  <w:szCs w:val="18"/>
                </w:rPr>
                <w:lastRenderedPageBreak/>
                <w:t>Zookeeper</w:t>
              </w:r>
            </w:ins>
            <w:ins w:id="551" w:author="Jason Jafarian" w:date="2016-02-18T14:57:00Z">
              <w:r w:rsidR="00EF2644">
                <w:rPr>
                  <w:rFonts w:ascii="Arial" w:eastAsia="Arial" w:hAnsi="Arial" w:cs="Arial"/>
                  <w:b/>
                  <w:color w:val="auto"/>
                  <w:sz w:val="18"/>
                  <w:szCs w:val="18"/>
                </w:rPr>
                <w:t xml:space="preserve">– AWS </w:t>
              </w:r>
            </w:ins>
            <w:ins w:id="552" w:author="Jason Jafarian" w:date="2016-02-18T21:49:00Z">
              <w:r w:rsidR="00B551A9">
                <w:rPr>
                  <w:rFonts w:ascii="Arial" w:eastAsia="Arial" w:hAnsi="Arial" w:cs="Arial"/>
                  <w:b/>
                  <w:color w:val="auto"/>
                  <w:sz w:val="18"/>
                  <w:szCs w:val="18"/>
                </w:rPr>
                <w:t>type:</w:t>
              </w:r>
            </w:ins>
            <w:ins w:id="553" w:author="Jason Jafarian" w:date="2016-02-18T14:57:00Z">
              <w:r w:rsidR="00EF2644">
                <w:rPr>
                  <w:rFonts w:ascii="Arial" w:eastAsia="Arial" w:hAnsi="Arial" w:cs="Arial"/>
                  <w:b/>
                  <w:color w:val="auto"/>
                  <w:sz w:val="18"/>
                  <w:szCs w:val="18"/>
                </w:rPr>
                <w:t xml:space="preserve"> m3. l</w:t>
              </w:r>
              <w:r w:rsidR="00EF2644" w:rsidRPr="004D2D90">
                <w:rPr>
                  <w:rFonts w:ascii="Arial" w:eastAsia="Arial" w:hAnsi="Arial" w:cs="Arial"/>
                  <w:b/>
                  <w:color w:val="auto"/>
                  <w:sz w:val="18"/>
                  <w:szCs w:val="18"/>
                </w:rPr>
                <w:t>arge</w:t>
              </w:r>
            </w:ins>
          </w:p>
        </w:tc>
      </w:tr>
      <w:tr w:rsidR="00690EA3" w14:paraId="6C2C3FCE" w14:textId="77777777" w:rsidTr="00690EA3">
        <w:trPr>
          <w:trHeight w:val="206"/>
          <w:jc w:val="center"/>
          <w:ins w:id="554" w:author="Jason Jafarian" w:date="2016-02-17T17:23:00Z"/>
        </w:trPr>
        <w:tc>
          <w:tcPr>
            <w:tcW w:w="3204" w:type="dxa"/>
            <w:shd w:val="clear" w:color="auto" w:fill="auto"/>
          </w:tcPr>
          <w:p w14:paraId="3D9211D2" w14:textId="77777777" w:rsidR="00690EA3" w:rsidRDefault="00690EA3" w:rsidP="00690EA3">
            <w:pPr>
              <w:pStyle w:val="Normal1"/>
              <w:spacing w:after="0"/>
              <w:jc w:val="left"/>
              <w:rPr>
                <w:ins w:id="555" w:author="Jason Jafarian" w:date="2016-02-17T17:23:00Z"/>
                <w:rFonts w:ascii="Arial" w:eastAsia="Arial" w:hAnsi="Arial" w:cs="Arial"/>
                <w:b/>
                <w:i/>
                <w:sz w:val="18"/>
                <w:szCs w:val="18"/>
              </w:rPr>
            </w:pPr>
            <w:ins w:id="556" w:author="Jason Jafarian" w:date="2016-02-17T17:23:00Z">
              <w:r>
                <w:rPr>
                  <w:rFonts w:ascii="Arial" w:eastAsia="Arial" w:hAnsi="Arial" w:cs="Arial"/>
                  <w:b/>
                  <w:i/>
                  <w:sz w:val="18"/>
                  <w:szCs w:val="18"/>
                </w:rPr>
                <w:t>Processor Type</w:t>
              </w:r>
            </w:ins>
          </w:p>
        </w:tc>
        <w:tc>
          <w:tcPr>
            <w:tcW w:w="4104" w:type="dxa"/>
            <w:shd w:val="clear" w:color="auto" w:fill="auto"/>
          </w:tcPr>
          <w:p w14:paraId="27C2831A" w14:textId="77777777" w:rsidR="00690EA3" w:rsidRPr="007F5D7C" w:rsidRDefault="00690EA3" w:rsidP="00690EA3">
            <w:pPr>
              <w:pStyle w:val="Normal1"/>
              <w:spacing w:after="0"/>
              <w:jc w:val="left"/>
              <w:rPr>
                <w:ins w:id="557" w:author="Jason Jafarian" w:date="2016-02-17T17:23:00Z"/>
                <w:rFonts w:ascii="Arial" w:eastAsia="Arial" w:hAnsi="Arial" w:cs="Arial"/>
                <w:i/>
                <w:sz w:val="18"/>
                <w:szCs w:val="18"/>
              </w:rPr>
            </w:pPr>
            <w:ins w:id="558" w:author="Jason Jafarian" w:date="2016-02-17T17:23:00Z">
              <w:r w:rsidRPr="007F5D7C">
                <w:rPr>
                  <w:rFonts w:ascii="Arial" w:eastAsia="Arial" w:hAnsi="Arial" w:cs="Arial"/>
                  <w:i/>
                  <w:sz w:val="18"/>
                  <w:szCs w:val="18"/>
                </w:rPr>
                <w:t>2 vCPU</w:t>
              </w:r>
            </w:ins>
          </w:p>
        </w:tc>
      </w:tr>
      <w:tr w:rsidR="00690EA3" w14:paraId="4336B603" w14:textId="77777777" w:rsidTr="00690EA3">
        <w:trPr>
          <w:trHeight w:val="206"/>
          <w:jc w:val="center"/>
          <w:ins w:id="559" w:author="Jason Jafarian" w:date="2016-02-17T17:23:00Z"/>
        </w:trPr>
        <w:tc>
          <w:tcPr>
            <w:tcW w:w="3204" w:type="dxa"/>
            <w:shd w:val="clear" w:color="auto" w:fill="auto"/>
          </w:tcPr>
          <w:p w14:paraId="7898A6FC" w14:textId="77777777" w:rsidR="00690EA3" w:rsidRDefault="00690EA3" w:rsidP="00690EA3">
            <w:pPr>
              <w:pStyle w:val="Normal1"/>
              <w:spacing w:after="0"/>
              <w:jc w:val="left"/>
              <w:rPr>
                <w:ins w:id="560" w:author="Jason Jafarian" w:date="2016-02-17T17:23:00Z"/>
                <w:rFonts w:ascii="Arial" w:eastAsia="Arial" w:hAnsi="Arial" w:cs="Arial"/>
                <w:b/>
                <w:i/>
                <w:sz w:val="18"/>
                <w:szCs w:val="18"/>
              </w:rPr>
            </w:pPr>
            <w:ins w:id="561" w:author="Jason Jafarian" w:date="2016-02-17T17:23:00Z">
              <w:r>
                <w:rPr>
                  <w:rFonts w:ascii="Arial" w:eastAsia="Arial" w:hAnsi="Arial" w:cs="Arial"/>
                  <w:b/>
                  <w:i/>
                  <w:sz w:val="18"/>
                  <w:szCs w:val="18"/>
                </w:rPr>
                <w:t>System Memory</w:t>
              </w:r>
            </w:ins>
          </w:p>
        </w:tc>
        <w:tc>
          <w:tcPr>
            <w:tcW w:w="4104" w:type="dxa"/>
            <w:shd w:val="clear" w:color="auto" w:fill="auto"/>
          </w:tcPr>
          <w:p w14:paraId="134B1A25" w14:textId="77777777" w:rsidR="00690EA3" w:rsidRPr="00D623BC" w:rsidRDefault="00690EA3" w:rsidP="00690EA3">
            <w:pPr>
              <w:pStyle w:val="Normal1"/>
              <w:spacing w:after="0"/>
              <w:jc w:val="left"/>
              <w:rPr>
                <w:ins w:id="562" w:author="Jason Jafarian" w:date="2016-02-17T17:23:00Z"/>
                <w:rFonts w:ascii="Arial" w:eastAsia="Arial" w:hAnsi="Arial" w:cs="Arial"/>
                <w:i/>
                <w:sz w:val="18"/>
                <w:szCs w:val="18"/>
              </w:rPr>
            </w:pPr>
            <w:ins w:id="563" w:author="Jason Jafarian" w:date="2016-02-17T17:23:00Z">
              <w:r w:rsidRPr="004D2D90">
                <w:rPr>
                  <w:rFonts w:ascii="Arial" w:hAnsi="Arial" w:cs="Arial"/>
                  <w:sz w:val="18"/>
                  <w:szCs w:val="18"/>
                </w:rPr>
                <w:t>7.5 gb memory</w:t>
              </w:r>
            </w:ins>
          </w:p>
        </w:tc>
      </w:tr>
      <w:tr w:rsidR="00690EA3" w14:paraId="166C95FB" w14:textId="77777777" w:rsidTr="00690EA3">
        <w:trPr>
          <w:trHeight w:val="206"/>
          <w:jc w:val="center"/>
          <w:ins w:id="564" w:author="Jason Jafarian" w:date="2016-02-17T17:23:00Z"/>
        </w:trPr>
        <w:tc>
          <w:tcPr>
            <w:tcW w:w="3204" w:type="dxa"/>
            <w:shd w:val="clear" w:color="auto" w:fill="auto"/>
          </w:tcPr>
          <w:p w14:paraId="24F17040" w14:textId="77777777" w:rsidR="00690EA3" w:rsidRDefault="00690EA3" w:rsidP="00690EA3">
            <w:pPr>
              <w:pStyle w:val="Normal1"/>
              <w:spacing w:after="0"/>
              <w:jc w:val="left"/>
              <w:rPr>
                <w:ins w:id="565" w:author="Jason Jafarian" w:date="2016-02-17T17:23:00Z"/>
                <w:rFonts w:ascii="Arial" w:eastAsia="Arial" w:hAnsi="Arial" w:cs="Arial"/>
                <w:b/>
                <w:i/>
                <w:sz w:val="18"/>
                <w:szCs w:val="18"/>
              </w:rPr>
            </w:pPr>
            <w:ins w:id="566" w:author="Jason Jafarian" w:date="2016-02-17T17:23:00Z">
              <w:r>
                <w:rPr>
                  <w:rFonts w:ascii="Arial" w:eastAsia="Arial" w:hAnsi="Arial" w:cs="Arial"/>
                  <w:b/>
                  <w:i/>
                  <w:sz w:val="18"/>
                  <w:szCs w:val="18"/>
                </w:rPr>
                <w:t>Hard Disk Space</w:t>
              </w:r>
            </w:ins>
          </w:p>
        </w:tc>
        <w:tc>
          <w:tcPr>
            <w:tcW w:w="4104" w:type="dxa"/>
            <w:shd w:val="clear" w:color="auto" w:fill="auto"/>
          </w:tcPr>
          <w:p w14:paraId="5D6C14F3" w14:textId="77777777" w:rsidR="00690EA3" w:rsidRPr="007F5D7C" w:rsidRDefault="00690EA3" w:rsidP="00690EA3">
            <w:pPr>
              <w:pStyle w:val="Normal1"/>
              <w:spacing w:after="0"/>
              <w:jc w:val="left"/>
              <w:rPr>
                <w:ins w:id="567" w:author="Jason Jafarian" w:date="2016-02-17T17:23:00Z"/>
                <w:rFonts w:ascii="Arial" w:eastAsia="Arial" w:hAnsi="Arial" w:cs="Arial"/>
                <w:i/>
                <w:sz w:val="18"/>
                <w:szCs w:val="18"/>
              </w:rPr>
            </w:pPr>
            <w:ins w:id="568" w:author="Jason Jafarian" w:date="2016-02-17T17:23:00Z">
              <w:r w:rsidRPr="007F5D7C">
                <w:rPr>
                  <w:rFonts w:ascii="Arial" w:hAnsi="Arial" w:cs="Arial"/>
                  <w:sz w:val="18"/>
                  <w:szCs w:val="18"/>
                </w:rPr>
                <w:t>1x32 gb SSD</w:t>
              </w:r>
            </w:ins>
          </w:p>
        </w:tc>
      </w:tr>
      <w:tr w:rsidR="00690EA3" w14:paraId="0B8349B4" w14:textId="77777777" w:rsidTr="00690EA3">
        <w:trPr>
          <w:trHeight w:val="206"/>
          <w:jc w:val="center"/>
          <w:ins w:id="569" w:author="Jason Jafarian" w:date="2016-02-17T17:23:00Z"/>
        </w:trPr>
        <w:tc>
          <w:tcPr>
            <w:tcW w:w="3204" w:type="dxa"/>
            <w:shd w:val="clear" w:color="auto" w:fill="auto"/>
          </w:tcPr>
          <w:p w14:paraId="5EC280A5" w14:textId="77777777" w:rsidR="00690EA3" w:rsidRDefault="00690EA3" w:rsidP="00690EA3">
            <w:pPr>
              <w:pStyle w:val="Normal1"/>
              <w:spacing w:after="0"/>
              <w:jc w:val="left"/>
              <w:rPr>
                <w:ins w:id="570" w:author="Jason Jafarian" w:date="2016-02-17T17:23:00Z"/>
                <w:rFonts w:ascii="Arial" w:eastAsia="Arial" w:hAnsi="Arial" w:cs="Arial"/>
                <w:b/>
                <w:i/>
                <w:sz w:val="18"/>
                <w:szCs w:val="18"/>
              </w:rPr>
            </w:pPr>
            <w:ins w:id="571" w:author="Jason Jafarian" w:date="2016-02-17T17:23:00Z">
              <w:r>
                <w:rPr>
                  <w:rFonts w:ascii="Arial" w:eastAsia="Arial" w:hAnsi="Arial" w:cs="Arial"/>
                  <w:b/>
                  <w:i/>
                  <w:sz w:val="18"/>
                  <w:szCs w:val="18"/>
                </w:rPr>
                <w:t>Open Parts</w:t>
              </w:r>
            </w:ins>
          </w:p>
        </w:tc>
        <w:tc>
          <w:tcPr>
            <w:tcW w:w="4104" w:type="dxa"/>
            <w:shd w:val="clear" w:color="auto" w:fill="auto"/>
          </w:tcPr>
          <w:p w14:paraId="66CE1833" w14:textId="77777777" w:rsidR="00690EA3" w:rsidRPr="007F5D7C" w:rsidRDefault="00690EA3" w:rsidP="00690EA3">
            <w:pPr>
              <w:pStyle w:val="Normal1"/>
              <w:spacing w:after="0"/>
              <w:jc w:val="left"/>
              <w:rPr>
                <w:ins w:id="572" w:author="Jason Jafarian" w:date="2016-02-17T17:23:00Z"/>
                <w:rFonts w:ascii="Arial" w:eastAsia="Arial" w:hAnsi="Arial" w:cs="Arial"/>
                <w:i/>
                <w:sz w:val="18"/>
                <w:szCs w:val="18"/>
              </w:rPr>
            </w:pPr>
            <w:ins w:id="573" w:author="Jason Jafarian" w:date="2016-02-17T17:23:00Z">
              <w:r w:rsidRPr="007F5D7C">
                <w:rPr>
                  <w:rFonts w:ascii="Arial" w:hAnsi="Arial" w:cs="Arial"/>
                  <w:sz w:val="18"/>
                  <w:szCs w:val="18"/>
                </w:rPr>
                <w:t>2181, 2888, 3888</w:t>
              </w:r>
            </w:ins>
          </w:p>
        </w:tc>
      </w:tr>
      <w:tr w:rsidR="00690EA3" w14:paraId="48165A78" w14:textId="77777777" w:rsidTr="00690EA3">
        <w:trPr>
          <w:trHeight w:val="206"/>
          <w:jc w:val="center"/>
          <w:ins w:id="574" w:author="Jason Jafarian" w:date="2016-02-17T17:23:00Z"/>
        </w:trPr>
        <w:tc>
          <w:tcPr>
            <w:tcW w:w="7308" w:type="dxa"/>
            <w:gridSpan w:val="2"/>
            <w:shd w:val="clear" w:color="auto" w:fill="BFBFBF" w:themeFill="background1" w:themeFillShade="BF"/>
          </w:tcPr>
          <w:p w14:paraId="46AF2474" w14:textId="676EF3B3" w:rsidR="00690EA3" w:rsidRDefault="00690EA3" w:rsidP="00690EA3">
            <w:pPr>
              <w:pStyle w:val="Normal1"/>
              <w:spacing w:after="0"/>
              <w:jc w:val="left"/>
              <w:rPr>
                <w:ins w:id="575" w:author="Jason Jafarian" w:date="2016-02-17T17:23:00Z"/>
                <w:rFonts w:ascii="Arial" w:eastAsia="Arial" w:hAnsi="Arial" w:cs="Arial"/>
                <w:i/>
                <w:sz w:val="18"/>
                <w:szCs w:val="18"/>
              </w:rPr>
            </w:pPr>
            <w:ins w:id="576" w:author="Jason Jafarian" w:date="2016-02-17T17:23:00Z">
              <w:r w:rsidRPr="00D83B36">
                <w:rPr>
                  <w:rFonts w:ascii="Arial" w:eastAsia="Arial" w:hAnsi="Arial" w:cs="Arial"/>
                  <w:b/>
                  <w:sz w:val="18"/>
                  <w:szCs w:val="18"/>
                </w:rPr>
                <w:t>Zookeeper</w:t>
              </w:r>
            </w:ins>
            <w:ins w:id="577" w:author="Jason Jafarian" w:date="2016-02-18T14:57:00Z">
              <w:r w:rsidR="00EF2644">
                <w:rPr>
                  <w:rFonts w:ascii="Arial" w:eastAsia="Arial" w:hAnsi="Arial" w:cs="Arial"/>
                  <w:b/>
                  <w:color w:val="auto"/>
                  <w:sz w:val="18"/>
                  <w:szCs w:val="18"/>
                </w:rPr>
                <w:t xml:space="preserve">– AWS </w:t>
              </w:r>
            </w:ins>
            <w:ins w:id="578" w:author="Jason Jafarian" w:date="2016-02-18T21:49:00Z">
              <w:r w:rsidR="00B551A9">
                <w:rPr>
                  <w:rFonts w:ascii="Arial" w:eastAsia="Arial" w:hAnsi="Arial" w:cs="Arial"/>
                  <w:b/>
                  <w:color w:val="auto"/>
                  <w:sz w:val="18"/>
                  <w:szCs w:val="18"/>
                </w:rPr>
                <w:t>type:</w:t>
              </w:r>
            </w:ins>
            <w:ins w:id="579" w:author="Jason Jafarian" w:date="2016-02-18T14:57:00Z">
              <w:r w:rsidR="00EF2644">
                <w:rPr>
                  <w:rFonts w:ascii="Arial" w:eastAsia="Arial" w:hAnsi="Arial" w:cs="Arial"/>
                  <w:b/>
                  <w:color w:val="auto"/>
                  <w:sz w:val="18"/>
                  <w:szCs w:val="18"/>
                </w:rPr>
                <w:t xml:space="preserve"> m3. l</w:t>
              </w:r>
              <w:r w:rsidR="00EF2644" w:rsidRPr="004D2D90">
                <w:rPr>
                  <w:rFonts w:ascii="Arial" w:eastAsia="Arial" w:hAnsi="Arial" w:cs="Arial"/>
                  <w:b/>
                  <w:color w:val="auto"/>
                  <w:sz w:val="18"/>
                  <w:szCs w:val="18"/>
                </w:rPr>
                <w:t>arge</w:t>
              </w:r>
            </w:ins>
          </w:p>
        </w:tc>
      </w:tr>
      <w:tr w:rsidR="00690EA3" w14:paraId="2AB5BFE4" w14:textId="77777777" w:rsidTr="00690EA3">
        <w:trPr>
          <w:trHeight w:val="206"/>
          <w:jc w:val="center"/>
          <w:ins w:id="580" w:author="Jason Jafarian" w:date="2016-02-17T17:23:00Z"/>
        </w:trPr>
        <w:tc>
          <w:tcPr>
            <w:tcW w:w="3204" w:type="dxa"/>
            <w:shd w:val="clear" w:color="auto" w:fill="auto"/>
          </w:tcPr>
          <w:p w14:paraId="1C998FC1" w14:textId="77777777" w:rsidR="00690EA3" w:rsidRDefault="00690EA3" w:rsidP="00690EA3">
            <w:pPr>
              <w:pStyle w:val="Normal1"/>
              <w:spacing w:after="0"/>
              <w:jc w:val="left"/>
              <w:rPr>
                <w:ins w:id="581" w:author="Jason Jafarian" w:date="2016-02-17T17:23:00Z"/>
                <w:rFonts w:ascii="Arial" w:eastAsia="Arial" w:hAnsi="Arial" w:cs="Arial"/>
                <w:b/>
                <w:i/>
                <w:sz w:val="18"/>
                <w:szCs w:val="18"/>
              </w:rPr>
            </w:pPr>
            <w:ins w:id="582" w:author="Jason Jafarian" w:date="2016-02-17T17:23:00Z">
              <w:r>
                <w:rPr>
                  <w:rFonts w:ascii="Arial" w:eastAsia="Arial" w:hAnsi="Arial" w:cs="Arial"/>
                  <w:b/>
                  <w:i/>
                  <w:sz w:val="18"/>
                  <w:szCs w:val="18"/>
                </w:rPr>
                <w:t>Processor Type</w:t>
              </w:r>
            </w:ins>
          </w:p>
        </w:tc>
        <w:tc>
          <w:tcPr>
            <w:tcW w:w="4104" w:type="dxa"/>
            <w:shd w:val="clear" w:color="auto" w:fill="auto"/>
          </w:tcPr>
          <w:p w14:paraId="4A2C90A4" w14:textId="77777777" w:rsidR="00690EA3" w:rsidRDefault="00690EA3" w:rsidP="00690EA3">
            <w:pPr>
              <w:pStyle w:val="Normal1"/>
              <w:spacing w:after="0"/>
              <w:jc w:val="left"/>
              <w:rPr>
                <w:ins w:id="583" w:author="Jason Jafarian" w:date="2016-02-17T17:23:00Z"/>
                <w:rFonts w:ascii="Arial" w:eastAsia="Arial" w:hAnsi="Arial" w:cs="Arial"/>
                <w:i/>
                <w:sz w:val="18"/>
                <w:szCs w:val="18"/>
              </w:rPr>
            </w:pPr>
            <w:ins w:id="584" w:author="Jason Jafarian" w:date="2016-02-17T17:23:00Z">
              <w:r w:rsidRPr="007E08E3">
                <w:rPr>
                  <w:rFonts w:ascii="Arial" w:eastAsia="Arial" w:hAnsi="Arial" w:cs="Arial"/>
                  <w:i/>
                  <w:sz w:val="18"/>
                  <w:szCs w:val="18"/>
                </w:rPr>
                <w:t>2 vCPU</w:t>
              </w:r>
            </w:ins>
          </w:p>
        </w:tc>
      </w:tr>
      <w:tr w:rsidR="00690EA3" w14:paraId="37BCDD62" w14:textId="77777777" w:rsidTr="00690EA3">
        <w:trPr>
          <w:trHeight w:val="206"/>
          <w:jc w:val="center"/>
          <w:ins w:id="585" w:author="Jason Jafarian" w:date="2016-02-17T17:23:00Z"/>
        </w:trPr>
        <w:tc>
          <w:tcPr>
            <w:tcW w:w="3204" w:type="dxa"/>
            <w:shd w:val="clear" w:color="auto" w:fill="auto"/>
          </w:tcPr>
          <w:p w14:paraId="198F5F47" w14:textId="77777777" w:rsidR="00690EA3" w:rsidRDefault="00690EA3" w:rsidP="00690EA3">
            <w:pPr>
              <w:pStyle w:val="Normal1"/>
              <w:spacing w:after="0"/>
              <w:jc w:val="left"/>
              <w:rPr>
                <w:ins w:id="586" w:author="Jason Jafarian" w:date="2016-02-17T17:23:00Z"/>
                <w:rFonts w:ascii="Arial" w:eastAsia="Arial" w:hAnsi="Arial" w:cs="Arial"/>
                <w:b/>
                <w:i/>
                <w:sz w:val="18"/>
                <w:szCs w:val="18"/>
              </w:rPr>
            </w:pPr>
            <w:ins w:id="587" w:author="Jason Jafarian" w:date="2016-02-17T17:23:00Z">
              <w:r>
                <w:rPr>
                  <w:rFonts w:ascii="Arial" w:eastAsia="Arial" w:hAnsi="Arial" w:cs="Arial"/>
                  <w:b/>
                  <w:i/>
                  <w:sz w:val="18"/>
                  <w:szCs w:val="18"/>
                </w:rPr>
                <w:t>System Memory</w:t>
              </w:r>
            </w:ins>
          </w:p>
        </w:tc>
        <w:tc>
          <w:tcPr>
            <w:tcW w:w="4104" w:type="dxa"/>
            <w:shd w:val="clear" w:color="auto" w:fill="auto"/>
          </w:tcPr>
          <w:p w14:paraId="2C46EB47" w14:textId="77777777" w:rsidR="00690EA3" w:rsidRDefault="00690EA3" w:rsidP="00690EA3">
            <w:pPr>
              <w:pStyle w:val="Normal1"/>
              <w:spacing w:after="0"/>
              <w:jc w:val="left"/>
              <w:rPr>
                <w:ins w:id="588" w:author="Jason Jafarian" w:date="2016-02-17T17:23:00Z"/>
                <w:rFonts w:ascii="Arial" w:eastAsia="Arial" w:hAnsi="Arial" w:cs="Arial"/>
                <w:i/>
                <w:sz w:val="18"/>
                <w:szCs w:val="18"/>
              </w:rPr>
            </w:pPr>
            <w:ins w:id="589" w:author="Jason Jafarian" w:date="2016-02-17T17:23:00Z">
              <w:r w:rsidRPr="007E08E3">
                <w:rPr>
                  <w:rFonts w:ascii="Arial" w:hAnsi="Arial" w:cs="Arial"/>
                  <w:sz w:val="18"/>
                  <w:szCs w:val="18"/>
                </w:rPr>
                <w:t>7.5 gb memory</w:t>
              </w:r>
            </w:ins>
          </w:p>
        </w:tc>
      </w:tr>
      <w:tr w:rsidR="00690EA3" w14:paraId="0BBD3CCC" w14:textId="77777777" w:rsidTr="00690EA3">
        <w:trPr>
          <w:trHeight w:val="70"/>
          <w:jc w:val="center"/>
          <w:ins w:id="590" w:author="Jason Jafarian" w:date="2016-02-17T17:23:00Z"/>
        </w:trPr>
        <w:tc>
          <w:tcPr>
            <w:tcW w:w="3204" w:type="dxa"/>
            <w:shd w:val="clear" w:color="auto" w:fill="auto"/>
          </w:tcPr>
          <w:p w14:paraId="6385C33A" w14:textId="77777777" w:rsidR="00690EA3" w:rsidRDefault="00690EA3" w:rsidP="00690EA3">
            <w:pPr>
              <w:pStyle w:val="Normal1"/>
              <w:spacing w:after="0"/>
              <w:jc w:val="left"/>
              <w:rPr>
                <w:ins w:id="591" w:author="Jason Jafarian" w:date="2016-02-17T17:23:00Z"/>
                <w:rFonts w:ascii="Arial" w:eastAsia="Arial" w:hAnsi="Arial" w:cs="Arial"/>
                <w:b/>
                <w:i/>
                <w:sz w:val="18"/>
                <w:szCs w:val="18"/>
              </w:rPr>
            </w:pPr>
            <w:ins w:id="592" w:author="Jason Jafarian" w:date="2016-02-17T17:23:00Z">
              <w:r>
                <w:rPr>
                  <w:rFonts w:ascii="Arial" w:eastAsia="Arial" w:hAnsi="Arial" w:cs="Arial"/>
                  <w:b/>
                  <w:i/>
                  <w:sz w:val="18"/>
                  <w:szCs w:val="18"/>
                </w:rPr>
                <w:t>Hard Disk Space</w:t>
              </w:r>
            </w:ins>
          </w:p>
        </w:tc>
        <w:tc>
          <w:tcPr>
            <w:tcW w:w="4104" w:type="dxa"/>
            <w:shd w:val="clear" w:color="auto" w:fill="auto"/>
          </w:tcPr>
          <w:p w14:paraId="1D9F84FA" w14:textId="77777777" w:rsidR="00690EA3" w:rsidRDefault="00690EA3" w:rsidP="00690EA3">
            <w:pPr>
              <w:pStyle w:val="Normal1"/>
              <w:spacing w:after="0"/>
              <w:jc w:val="left"/>
              <w:rPr>
                <w:ins w:id="593" w:author="Jason Jafarian" w:date="2016-02-17T17:23:00Z"/>
                <w:rFonts w:ascii="Arial" w:eastAsia="Arial" w:hAnsi="Arial" w:cs="Arial"/>
                <w:i/>
                <w:sz w:val="18"/>
                <w:szCs w:val="18"/>
              </w:rPr>
            </w:pPr>
            <w:ins w:id="594" w:author="Jason Jafarian" w:date="2016-02-17T17:23:00Z">
              <w:r w:rsidRPr="007E08E3">
                <w:rPr>
                  <w:rFonts w:ascii="Arial" w:hAnsi="Arial" w:cs="Arial"/>
                  <w:sz w:val="18"/>
                  <w:szCs w:val="18"/>
                </w:rPr>
                <w:t>1x32 gb SSD</w:t>
              </w:r>
            </w:ins>
          </w:p>
        </w:tc>
      </w:tr>
      <w:tr w:rsidR="00690EA3" w14:paraId="1781B59D" w14:textId="77777777" w:rsidTr="00690EA3">
        <w:trPr>
          <w:trHeight w:val="233"/>
          <w:jc w:val="center"/>
          <w:ins w:id="595" w:author="Jason Jafarian" w:date="2016-02-17T17:23:00Z"/>
        </w:trPr>
        <w:tc>
          <w:tcPr>
            <w:tcW w:w="3204" w:type="dxa"/>
            <w:shd w:val="clear" w:color="auto" w:fill="auto"/>
          </w:tcPr>
          <w:p w14:paraId="75D206A5" w14:textId="77777777" w:rsidR="00690EA3" w:rsidRDefault="00690EA3" w:rsidP="00690EA3">
            <w:pPr>
              <w:pStyle w:val="Normal1"/>
              <w:spacing w:after="0"/>
              <w:jc w:val="left"/>
              <w:rPr>
                <w:ins w:id="596" w:author="Jason Jafarian" w:date="2016-02-17T17:23:00Z"/>
                <w:rFonts w:ascii="Arial" w:eastAsia="Arial" w:hAnsi="Arial" w:cs="Arial"/>
                <w:b/>
                <w:i/>
                <w:sz w:val="18"/>
                <w:szCs w:val="18"/>
              </w:rPr>
            </w:pPr>
            <w:ins w:id="597" w:author="Jason Jafarian" w:date="2016-02-17T17:23:00Z">
              <w:r>
                <w:rPr>
                  <w:rFonts w:ascii="Arial" w:eastAsia="Arial" w:hAnsi="Arial" w:cs="Arial"/>
                  <w:b/>
                  <w:i/>
                  <w:sz w:val="18"/>
                  <w:szCs w:val="18"/>
                </w:rPr>
                <w:t>Open Ports</w:t>
              </w:r>
            </w:ins>
          </w:p>
        </w:tc>
        <w:tc>
          <w:tcPr>
            <w:tcW w:w="4104" w:type="dxa"/>
            <w:shd w:val="clear" w:color="auto" w:fill="auto"/>
          </w:tcPr>
          <w:p w14:paraId="1555CC0C" w14:textId="77777777" w:rsidR="00690EA3" w:rsidRDefault="00690EA3" w:rsidP="00690EA3">
            <w:pPr>
              <w:pStyle w:val="Normal1"/>
              <w:spacing w:after="0"/>
              <w:jc w:val="left"/>
              <w:rPr>
                <w:ins w:id="598" w:author="Jason Jafarian" w:date="2016-02-17T17:23:00Z"/>
                <w:rFonts w:ascii="Arial" w:eastAsia="Arial" w:hAnsi="Arial" w:cs="Arial"/>
                <w:i/>
                <w:sz w:val="18"/>
                <w:szCs w:val="18"/>
              </w:rPr>
            </w:pPr>
            <w:ins w:id="599" w:author="Jason Jafarian" w:date="2016-02-17T17:23:00Z">
              <w:r w:rsidRPr="007E08E3">
                <w:rPr>
                  <w:rFonts w:ascii="Arial" w:hAnsi="Arial" w:cs="Arial"/>
                  <w:sz w:val="18"/>
                  <w:szCs w:val="18"/>
                </w:rPr>
                <w:t>2181, 2888, 3888</w:t>
              </w:r>
            </w:ins>
          </w:p>
        </w:tc>
      </w:tr>
      <w:tr w:rsidR="00690EA3" w14:paraId="1BED304A" w14:textId="77777777" w:rsidTr="00690EA3">
        <w:trPr>
          <w:trHeight w:val="206"/>
          <w:jc w:val="center"/>
          <w:ins w:id="600" w:author="Jason Jafarian" w:date="2016-02-17T17:23:00Z"/>
        </w:trPr>
        <w:tc>
          <w:tcPr>
            <w:tcW w:w="7308" w:type="dxa"/>
            <w:gridSpan w:val="2"/>
            <w:shd w:val="clear" w:color="auto" w:fill="BFBFBF" w:themeFill="background1" w:themeFillShade="BF"/>
          </w:tcPr>
          <w:p w14:paraId="662105ED" w14:textId="78BEDDF6" w:rsidR="00690EA3" w:rsidRDefault="00690EA3" w:rsidP="00690EA3">
            <w:pPr>
              <w:pStyle w:val="Normal1"/>
              <w:spacing w:after="0"/>
              <w:jc w:val="left"/>
              <w:rPr>
                <w:ins w:id="601" w:author="Jason Jafarian" w:date="2016-02-17T17:23:00Z"/>
                <w:rFonts w:ascii="Arial" w:eastAsia="Arial" w:hAnsi="Arial" w:cs="Arial"/>
                <w:i/>
                <w:sz w:val="18"/>
                <w:szCs w:val="18"/>
              </w:rPr>
            </w:pPr>
            <w:ins w:id="602" w:author="Jason Jafarian" w:date="2016-02-17T17:23:00Z">
              <w:r w:rsidRPr="00D83B36">
                <w:rPr>
                  <w:rFonts w:ascii="Arial" w:eastAsia="Arial" w:hAnsi="Arial" w:cs="Arial"/>
                  <w:b/>
                  <w:sz w:val="18"/>
                  <w:szCs w:val="18"/>
                </w:rPr>
                <w:t>Zookeeper</w:t>
              </w:r>
            </w:ins>
            <w:ins w:id="603" w:author="Jason Jafarian" w:date="2016-02-18T14:57:00Z">
              <w:r w:rsidR="00EF2644">
                <w:rPr>
                  <w:rFonts w:ascii="Arial" w:eastAsia="Arial" w:hAnsi="Arial" w:cs="Arial"/>
                  <w:b/>
                  <w:color w:val="auto"/>
                  <w:sz w:val="18"/>
                  <w:szCs w:val="18"/>
                </w:rPr>
                <w:t xml:space="preserve">– AWS </w:t>
              </w:r>
            </w:ins>
            <w:ins w:id="604" w:author="Jason Jafarian" w:date="2016-02-18T21:49:00Z">
              <w:r w:rsidR="00B551A9">
                <w:rPr>
                  <w:rFonts w:ascii="Arial" w:eastAsia="Arial" w:hAnsi="Arial" w:cs="Arial"/>
                  <w:b/>
                  <w:color w:val="auto"/>
                  <w:sz w:val="18"/>
                  <w:szCs w:val="18"/>
                </w:rPr>
                <w:t>type:</w:t>
              </w:r>
            </w:ins>
            <w:ins w:id="605" w:author="Jason Jafarian" w:date="2016-02-18T14:57:00Z">
              <w:r w:rsidR="00EF2644">
                <w:rPr>
                  <w:rFonts w:ascii="Arial" w:eastAsia="Arial" w:hAnsi="Arial" w:cs="Arial"/>
                  <w:b/>
                  <w:color w:val="auto"/>
                  <w:sz w:val="18"/>
                  <w:szCs w:val="18"/>
                </w:rPr>
                <w:t xml:space="preserve"> m3. l</w:t>
              </w:r>
              <w:r w:rsidR="00EF2644" w:rsidRPr="004D2D90">
                <w:rPr>
                  <w:rFonts w:ascii="Arial" w:eastAsia="Arial" w:hAnsi="Arial" w:cs="Arial"/>
                  <w:b/>
                  <w:color w:val="auto"/>
                  <w:sz w:val="18"/>
                  <w:szCs w:val="18"/>
                </w:rPr>
                <w:t>arge</w:t>
              </w:r>
            </w:ins>
          </w:p>
        </w:tc>
      </w:tr>
      <w:tr w:rsidR="00690EA3" w14:paraId="59A84A03" w14:textId="77777777" w:rsidTr="00690EA3">
        <w:trPr>
          <w:trHeight w:val="206"/>
          <w:jc w:val="center"/>
          <w:ins w:id="606" w:author="Jason Jafarian" w:date="2016-02-17T17:23:00Z"/>
        </w:trPr>
        <w:tc>
          <w:tcPr>
            <w:tcW w:w="3204" w:type="dxa"/>
            <w:shd w:val="clear" w:color="auto" w:fill="auto"/>
          </w:tcPr>
          <w:p w14:paraId="75623C87" w14:textId="77777777" w:rsidR="00690EA3" w:rsidRDefault="00690EA3" w:rsidP="00690EA3">
            <w:pPr>
              <w:pStyle w:val="Normal1"/>
              <w:spacing w:after="0"/>
              <w:jc w:val="left"/>
              <w:rPr>
                <w:ins w:id="607" w:author="Jason Jafarian" w:date="2016-02-17T17:23:00Z"/>
                <w:rFonts w:ascii="Arial" w:eastAsia="Arial" w:hAnsi="Arial" w:cs="Arial"/>
                <w:b/>
                <w:i/>
                <w:sz w:val="18"/>
                <w:szCs w:val="18"/>
              </w:rPr>
            </w:pPr>
            <w:ins w:id="608" w:author="Jason Jafarian" w:date="2016-02-17T17:23:00Z">
              <w:r>
                <w:rPr>
                  <w:rFonts w:ascii="Arial" w:eastAsia="Arial" w:hAnsi="Arial" w:cs="Arial"/>
                  <w:b/>
                  <w:i/>
                  <w:sz w:val="18"/>
                  <w:szCs w:val="18"/>
                </w:rPr>
                <w:t>Processor Type</w:t>
              </w:r>
            </w:ins>
          </w:p>
        </w:tc>
        <w:tc>
          <w:tcPr>
            <w:tcW w:w="4104" w:type="dxa"/>
            <w:shd w:val="clear" w:color="auto" w:fill="auto"/>
          </w:tcPr>
          <w:p w14:paraId="54B90958" w14:textId="77777777" w:rsidR="00690EA3" w:rsidRDefault="00690EA3" w:rsidP="00690EA3">
            <w:pPr>
              <w:pStyle w:val="Normal1"/>
              <w:spacing w:after="0"/>
              <w:jc w:val="left"/>
              <w:rPr>
                <w:ins w:id="609" w:author="Jason Jafarian" w:date="2016-02-17T17:23:00Z"/>
                <w:rFonts w:ascii="Arial" w:eastAsia="Arial" w:hAnsi="Arial" w:cs="Arial"/>
                <w:i/>
                <w:sz w:val="18"/>
                <w:szCs w:val="18"/>
              </w:rPr>
            </w:pPr>
            <w:ins w:id="610" w:author="Jason Jafarian" w:date="2016-02-17T17:23:00Z">
              <w:r w:rsidRPr="007E08E3">
                <w:rPr>
                  <w:rFonts w:ascii="Arial" w:eastAsia="Arial" w:hAnsi="Arial" w:cs="Arial"/>
                  <w:i/>
                  <w:sz w:val="18"/>
                  <w:szCs w:val="18"/>
                </w:rPr>
                <w:t>2 vCPU</w:t>
              </w:r>
            </w:ins>
          </w:p>
        </w:tc>
      </w:tr>
      <w:tr w:rsidR="00690EA3" w14:paraId="699170AA" w14:textId="77777777" w:rsidTr="00690EA3">
        <w:trPr>
          <w:trHeight w:val="206"/>
          <w:jc w:val="center"/>
          <w:ins w:id="611" w:author="Jason Jafarian" w:date="2016-02-17T17:23:00Z"/>
        </w:trPr>
        <w:tc>
          <w:tcPr>
            <w:tcW w:w="3204" w:type="dxa"/>
            <w:shd w:val="clear" w:color="auto" w:fill="auto"/>
          </w:tcPr>
          <w:p w14:paraId="282C3526" w14:textId="77777777" w:rsidR="00690EA3" w:rsidRDefault="00690EA3" w:rsidP="00690EA3">
            <w:pPr>
              <w:pStyle w:val="Normal1"/>
              <w:spacing w:after="0"/>
              <w:jc w:val="left"/>
              <w:rPr>
                <w:ins w:id="612" w:author="Jason Jafarian" w:date="2016-02-17T17:23:00Z"/>
                <w:rFonts w:ascii="Arial" w:eastAsia="Arial" w:hAnsi="Arial" w:cs="Arial"/>
                <w:b/>
                <w:i/>
                <w:sz w:val="18"/>
                <w:szCs w:val="18"/>
              </w:rPr>
            </w:pPr>
            <w:ins w:id="613" w:author="Jason Jafarian" w:date="2016-02-17T17:23:00Z">
              <w:r>
                <w:rPr>
                  <w:rFonts w:ascii="Arial" w:eastAsia="Arial" w:hAnsi="Arial" w:cs="Arial"/>
                  <w:b/>
                  <w:i/>
                  <w:sz w:val="18"/>
                  <w:szCs w:val="18"/>
                </w:rPr>
                <w:t>System Memory</w:t>
              </w:r>
            </w:ins>
          </w:p>
        </w:tc>
        <w:tc>
          <w:tcPr>
            <w:tcW w:w="4104" w:type="dxa"/>
            <w:shd w:val="clear" w:color="auto" w:fill="auto"/>
          </w:tcPr>
          <w:p w14:paraId="42FFC766" w14:textId="77777777" w:rsidR="00690EA3" w:rsidRDefault="00690EA3" w:rsidP="00690EA3">
            <w:pPr>
              <w:pStyle w:val="Normal1"/>
              <w:spacing w:after="0"/>
              <w:jc w:val="left"/>
              <w:rPr>
                <w:ins w:id="614" w:author="Jason Jafarian" w:date="2016-02-17T17:23:00Z"/>
                <w:rFonts w:ascii="Arial" w:eastAsia="Arial" w:hAnsi="Arial" w:cs="Arial"/>
                <w:i/>
                <w:sz w:val="18"/>
                <w:szCs w:val="18"/>
              </w:rPr>
            </w:pPr>
            <w:ins w:id="615" w:author="Jason Jafarian" w:date="2016-02-17T17:23:00Z">
              <w:r w:rsidRPr="007E08E3">
                <w:rPr>
                  <w:rFonts w:ascii="Arial" w:hAnsi="Arial" w:cs="Arial"/>
                  <w:sz w:val="18"/>
                  <w:szCs w:val="18"/>
                </w:rPr>
                <w:t>7.5 gb memory</w:t>
              </w:r>
            </w:ins>
          </w:p>
        </w:tc>
      </w:tr>
      <w:tr w:rsidR="00690EA3" w14:paraId="4DA5E093" w14:textId="77777777" w:rsidTr="00690EA3">
        <w:trPr>
          <w:trHeight w:val="206"/>
          <w:jc w:val="center"/>
          <w:ins w:id="616" w:author="Jason Jafarian" w:date="2016-02-17T17:23:00Z"/>
        </w:trPr>
        <w:tc>
          <w:tcPr>
            <w:tcW w:w="3204" w:type="dxa"/>
            <w:shd w:val="clear" w:color="auto" w:fill="auto"/>
          </w:tcPr>
          <w:p w14:paraId="0B9C1715" w14:textId="77777777" w:rsidR="00690EA3" w:rsidRDefault="00690EA3" w:rsidP="00690EA3">
            <w:pPr>
              <w:pStyle w:val="Normal1"/>
              <w:spacing w:after="0"/>
              <w:jc w:val="left"/>
              <w:rPr>
                <w:ins w:id="617" w:author="Jason Jafarian" w:date="2016-02-17T17:23:00Z"/>
                <w:rFonts w:ascii="Arial" w:eastAsia="Arial" w:hAnsi="Arial" w:cs="Arial"/>
                <w:b/>
                <w:i/>
                <w:sz w:val="18"/>
                <w:szCs w:val="18"/>
              </w:rPr>
            </w:pPr>
            <w:ins w:id="618" w:author="Jason Jafarian" w:date="2016-02-17T17:23:00Z">
              <w:r>
                <w:rPr>
                  <w:rFonts w:ascii="Arial" w:eastAsia="Arial" w:hAnsi="Arial" w:cs="Arial"/>
                  <w:b/>
                  <w:i/>
                  <w:sz w:val="18"/>
                  <w:szCs w:val="18"/>
                </w:rPr>
                <w:t>Hard Disk Space</w:t>
              </w:r>
            </w:ins>
          </w:p>
        </w:tc>
        <w:tc>
          <w:tcPr>
            <w:tcW w:w="4104" w:type="dxa"/>
            <w:shd w:val="clear" w:color="auto" w:fill="auto"/>
          </w:tcPr>
          <w:p w14:paraId="7E2E34A0" w14:textId="77777777" w:rsidR="00690EA3" w:rsidRDefault="00690EA3" w:rsidP="00690EA3">
            <w:pPr>
              <w:pStyle w:val="Normal1"/>
              <w:spacing w:after="0"/>
              <w:jc w:val="left"/>
              <w:rPr>
                <w:ins w:id="619" w:author="Jason Jafarian" w:date="2016-02-17T17:23:00Z"/>
                <w:rFonts w:ascii="Arial" w:eastAsia="Arial" w:hAnsi="Arial" w:cs="Arial"/>
                <w:i/>
                <w:sz w:val="18"/>
                <w:szCs w:val="18"/>
              </w:rPr>
            </w:pPr>
            <w:ins w:id="620" w:author="Jason Jafarian" w:date="2016-02-17T17:23:00Z">
              <w:r w:rsidRPr="007E08E3">
                <w:rPr>
                  <w:rFonts w:ascii="Arial" w:hAnsi="Arial" w:cs="Arial"/>
                  <w:sz w:val="18"/>
                  <w:szCs w:val="18"/>
                </w:rPr>
                <w:t>1x32 gb SSD</w:t>
              </w:r>
            </w:ins>
          </w:p>
        </w:tc>
      </w:tr>
      <w:tr w:rsidR="00690EA3" w14:paraId="70900336" w14:textId="77777777" w:rsidTr="00690EA3">
        <w:trPr>
          <w:trHeight w:val="206"/>
          <w:jc w:val="center"/>
          <w:ins w:id="621" w:author="Jason Jafarian" w:date="2016-02-17T17:23:00Z"/>
        </w:trPr>
        <w:tc>
          <w:tcPr>
            <w:tcW w:w="3204" w:type="dxa"/>
            <w:shd w:val="clear" w:color="auto" w:fill="auto"/>
          </w:tcPr>
          <w:p w14:paraId="6FA54A61" w14:textId="77777777" w:rsidR="00690EA3" w:rsidRDefault="00690EA3" w:rsidP="00690EA3">
            <w:pPr>
              <w:pStyle w:val="Normal1"/>
              <w:spacing w:after="0"/>
              <w:jc w:val="left"/>
              <w:rPr>
                <w:ins w:id="622" w:author="Jason Jafarian" w:date="2016-02-17T17:23:00Z"/>
                <w:rFonts w:ascii="Arial" w:eastAsia="Arial" w:hAnsi="Arial" w:cs="Arial"/>
                <w:b/>
                <w:i/>
                <w:sz w:val="18"/>
                <w:szCs w:val="18"/>
              </w:rPr>
            </w:pPr>
            <w:ins w:id="623" w:author="Jason Jafarian" w:date="2016-02-17T17:23:00Z">
              <w:r>
                <w:rPr>
                  <w:rFonts w:ascii="Arial" w:eastAsia="Arial" w:hAnsi="Arial" w:cs="Arial"/>
                  <w:b/>
                  <w:i/>
                  <w:sz w:val="18"/>
                  <w:szCs w:val="18"/>
                </w:rPr>
                <w:t>Open Ports</w:t>
              </w:r>
            </w:ins>
          </w:p>
        </w:tc>
        <w:tc>
          <w:tcPr>
            <w:tcW w:w="4104" w:type="dxa"/>
            <w:shd w:val="clear" w:color="auto" w:fill="auto"/>
          </w:tcPr>
          <w:p w14:paraId="3323696B" w14:textId="77777777" w:rsidR="00690EA3" w:rsidRDefault="00690EA3" w:rsidP="00690EA3">
            <w:pPr>
              <w:pStyle w:val="Normal1"/>
              <w:spacing w:after="0"/>
              <w:jc w:val="left"/>
              <w:rPr>
                <w:ins w:id="624" w:author="Jason Jafarian" w:date="2016-02-17T17:23:00Z"/>
                <w:rFonts w:ascii="Arial" w:eastAsia="Arial" w:hAnsi="Arial" w:cs="Arial"/>
                <w:i/>
                <w:sz w:val="18"/>
                <w:szCs w:val="18"/>
              </w:rPr>
            </w:pPr>
            <w:ins w:id="625" w:author="Jason Jafarian" w:date="2016-02-17T17:23:00Z">
              <w:r w:rsidRPr="007E08E3">
                <w:rPr>
                  <w:rFonts w:ascii="Arial" w:hAnsi="Arial" w:cs="Arial"/>
                  <w:sz w:val="18"/>
                  <w:szCs w:val="18"/>
                </w:rPr>
                <w:t>2181, 2888, 3888</w:t>
              </w:r>
            </w:ins>
          </w:p>
        </w:tc>
      </w:tr>
    </w:tbl>
    <w:p w14:paraId="25F515E0" w14:textId="77777777" w:rsidR="00371A2A" w:rsidRPr="00371A2A" w:rsidRDefault="00371A2A">
      <w:pPr>
        <w:rPr>
          <w:i/>
          <w:rPrChange w:id="626" w:author="Jason Jafarian" w:date="2016-02-17T17:22:00Z">
            <w:rPr>
              <w:b/>
              <w:i w:val="0"/>
              <w:color w:val="000000" w:themeColor="text1"/>
              <w:sz w:val="24"/>
              <w:szCs w:val="24"/>
            </w:rPr>
          </w:rPrChange>
        </w:rPr>
        <w:pPrChange w:id="627" w:author="Jason Jafarian" w:date="2016-02-17T17:22:00Z">
          <w:pPr>
            <w:pStyle w:val="Caption"/>
            <w:jc w:val="center"/>
          </w:pPr>
        </w:pPrChange>
      </w:pPr>
    </w:p>
    <w:p w14:paraId="1ABBEAA2" w14:textId="77777777" w:rsidR="0028250A" w:rsidRPr="0028250A" w:rsidRDefault="0028250A" w:rsidP="0028250A"/>
    <w:tbl>
      <w:tblPr>
        <w:tblStyle w:val="a1"/>
        <w:tblW w:w="7308"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3204"/>
        <w:gridCol w:w="4104"/>
      </w:tblGrid>
      <w:tr w:rsidR="0028250A" w:rsidDel="00371A2A" w14:paraId="75C4CB4B" w14:textId="0E90325E" w:rsidTr="00371A2A">
        <w:trPr>
          <w:jc w:val="center"/>
          <w:del w:id="628" w:author="Jason Jafarian" w:date="2016-02-17T17:23:00Z"/>
        </w:trPr>
        <w:tc>
          <w:tcPr>
            <w:tcW w:w="7308" w:type="dxa"/>
            <w:gridSpan w:val="2"/>
            <w:shd w:val="clear" w:color="auto" w:fill="BFBFBF"/>
          </w:tcPr>
          <w:p w14:paraId="2EFB3248" w14:textId="167E83BA" w:rsidR="0028250A" w:rsidDel="00371A2A" w:rsidRDefault="0028250A" w:rsidP="0028250A">
            <w:pPr>
              <w:pStyle w:val="Normal1"/>
              <w:spacing w:after="0"/>
              <w:jc w:val="left"/>
              <w:rPr>
                <w:del w:id="629" w:author="Jason Jafarian" w:date="2016-02-17T17:23:00Z"/>
              </w:rPr>
            </w:pPr>
            <w:del w:id="630" w:author="Jason Jafarian" w:date="2016-02-17T17:23:00Z">
              <w:r w:rsidDel="00371A2A">
                <w:rPr>
                  <w:rFonts w:ascii="Arial" w:eastAsia="Arial" w:hAnsi="Arial" w:cs="Arial"/>
                  <w:b/>
                  <w:sz w:val="18"/>
                  <w:szCs w:val="18"/>
                </w:rPr>
                <w:delText>Banana Web Server</w:delText>
              </w:r>
            </w:del>
          </w:p>
        </w:tc>
      </w:tr>
      <w:tr w:rsidR="0028250A" w:rsidDel="00371A2A" w14:paraId="2A6BF206" w14:textId="3C32B4BB" w:rsidTr="00371A2A">
        <w:trPr>
          <w:jc w:val="center"/>
          <w:del w:id="631" w:author="Jason Jafarian" w:date="2016-02-17T17:23:00Z"/>
        </w:trPr>
        <w:tc>
          <w:tcPr>
            <w:tcW w:w="3204" w:type="dxa"/>
          </w:tcPr>
          <w:p w14:paraId="19B805F8" w14:textId="1F8C5629" w:rsidR="0028250A" w:rsidDel="00371A2A" w:rsidRDefault="0028250A" w:rsidP="0028250A">
            <w:pPr>
              <w:pStyle w:val="Normal1"/>
              <w:spacing w:after="0"/>
              <w:jc w:val="left"/>
              <w:rPr>
                <w:del w:id="632" w:author="Jason Jafarian" w:date="2016-02-17T17:23:00Z"/>
              </w:rPr>
            </w:pPr>
            <w:del w:id="633" w:author="Jason Jafarian" w:date="2016-02-17T17:23:00Z">
              <w:r w:rsidDel="00371A2A">
                <w:rPr>
                  <w:rFonts w:ascii="Arial" w:eastAsia="Arial" w:hAnsi="Arial" w:cs="Arial"/>
                  <w:b/>
                  <w:i/>
                  <w:sz w:val="18"/>
                  <w:szCs w:val="18"/>
                </w:rPr>
                <w:delText>Processor Type</w:delText>
              </w:r>
            </w:del>
          </w:p>
        </w:tc>
        <w:tc>
          <w:tcPr>
            <w:tcW w:w="4104" w:type="dxa"/>
          </w:tcPr>
          <w:p w14:paraId="43C9A92D" w14:textId="4C2ED874" w:rsidR="0028250A" w:rsidDel="00371A2A" w:rsidRDefault="0028250A" w:rsidP="0028250A">
            <w:pPr>
              <w:pStyle w:val="Normal1"/>
              <w:spacing w:after="0"/>
              <w:jc w:val="left"/>
              <w:rPr>
                <w:del w:id="634" w:author="Jason Jafarian" w:date="2016-02-17T17:23:00Z"/>
              </w:rPr>
            </w:pPr>
            <w:del w:id="635" w:author="Jason Jafarian" w:date="2016-02-17T17:23:00Z">
              <w:r w:rsidDel="00371A2A">
                <w:rPr>
                  <w:rFonts w:ascii="Arial" w:eastAsia="Arial" w:hAnsi="Arial" w:cs="Arial"/>
                  <w:i/>
                  <w:sz w:val="18"/>
                  <w:szCs w:val="18"/>
                </w:rPr>
                <w:delText>Intel Core 2 Duo - 6700</w:delText>
              </w:r>
            </w:del>
          </w:p>
        </w:tc>
      </w:tr>
      <w:tr w:rsidR="0028250A" w:rsidDel="00371A2A" w14:paraId="0B3BFF54" w14:textId="3A38E2AB" w:rsidTr="00371A2A">
        <w:trPr>
          <w:jc w:val="center"/>
          <w:del w:id="636" w:author="Jason Jafarian" w:date="2016-02-17T17:23:00Z"/>
        </w:trPr>
        <w:tc>
          <w:tcPr>
            <w:tcW w:w="3204" w:type="dxa"/>
          </w:tcPr>
          <w:p w14:paraId="0A309F62" w14:textId="06894EDC" w:rsidR="0028250A" w:rsidDel="00371A2A" w:rsidRDefault="0028250A" w:rsidP="0028250A">
            <w:pPr>
              <w:pStyle w:val="Normal1"/>
              <w:spacing w:after="0"/>
              <w:jc w:val="left"/>
              <w:rPr>
                <w:del w:id="637" w:author="Jason Jafarian" w:date="2016-02-17T17:23:00Z"/>
              </w:rPr>
            </w:pPr>
            <w:del w:id="638" w:author="Jason Jafarian" w:date="2016-02-17T17:23:00Z">
              <w:r w:rsidDel="00371A2A">
                <w:rPr>
                  <w:rFonts w:ascii="Arial" w:eastAsia="Arial" w:hAnsi="Arial" w:cs="Arial"/>
                  <w:b/>
                  <w:i/>
                  <w:sz w:val="18"/>
                  <w:szCs w:val="18"/>
                </w:rPr>
                <w:delText>System Memory</w:delText>
              </w:r>
            </w:del>
          </w:p>
        </w:tc>
        <w:tc>
          <w:tcPr>
            <w:tcW w:w="4104" w:type="dxa"/>
          </w:tcPr>
          <w:p w14:paraId="065F25DB" w14:textId="734BB3AD" w:rsidR="0028250A" w:rsidDel="00371A2A" w:rsidRDefault="0028250A" w:rsidP="0028250A">
            <w:pPr>
              <w:pStyle w:val="Normal1"/>
              <w:spacing w:after="0"/>
              <w:jc w:val="left"/>
              <w:rPr>
                <w:del w:id="639" w:author="Jason Jafarian" w:date="2016-02-17T17:23:00Z"/>
              </w:rPr>
            </w:pPr>
            <w:del w:id="640" w:author="Jason Jafarian" w:date="2016-02-17T17:23:00Z">
              <w:r w:rsidDel="00371A2A">
                <w:rPr>
                  <w:rFonts w:ascii="Arial" w:eastAsia="Arial" w:hAnsi="Arial" w:cs="Arial"/>
                  <w:i/>
                  <w:sz w:val="18"/>
                  <w:szCs w:val="18"/>
                </w:rPr>
                <w:delText>4GB of Cosair Memory at 800MHZ</w:delText>
              </w:r>
            </w:del>
          </w:p>
        </w:tc>
      </w:tr>
      <w:tr w:rsidR="0028250A" w:rsidDel="00371A2A" w14:paraId="34F1EAEC" w14:textId="2F1C85FD" w:rsidTr="00371A2A">
        <w:trPr>
          <w:trHeight w:val="197"/>
          <w:jc w:val="center"/>
          <w:del w:id="641" w:author="Jason Jafarian" w:date="2016-02-17T17:23:00Z"/>
        </w:trPr>
        <w:tc>
          <w:tcPr>
            <w:tcW w:w="3204" w:type="dxa"/>
          </w:tcPr>
          <w:p w14:paraId="17BEF8E8" w14:textId="7F9FAD50" w:rsidR="0028250A" w:rsidDel="00371A2A" w:rsidRDefault="0028250A" w:rsidP="0028250A">
            <w:pPr>
              <w:pStyle w:val="Normal1"/>
              <w:spacing w:after="0"/>
              <w:jc w:val="left"/>
              <w:rPr>
                <w:del w:id="642" w:author="Jason Jafarian" w:date="2016-02-17T17:23:00Z"/>
              </w:rPr>
            </w:pPr>
            <w:del w:id="643" w:author="Jason Jafarian" w:date="2016-02-17T17:23:00Z">
              <w:r w:rsidDel="00371A2A">
                <w:rPr>
                  <w:rFonts w:ascii="Arial" w:eastAsia="Arial" w:hAnsi="Arial" w:cs="Arial"/>
                  <w:b/>
                  <w:i/>
                  <w:sz w:val="18"/>
                  <w:szCs w:val="18"/>
                </w:rPr>
                <w:delText>Hard Disk Space</w:delText>
              </w:r>
            </w:del>
          </w:p>
        </w:tc>
        <w:tc>
          <w:tcPr>
            <w:tcW w:w="4104" w:type="dxa"/>
          </w:tcPr>
          <w:p w14:paraId="145FA963" w14:textId="54ADEAFB" w:rsidR="0028250A" w:rsidDel="00371A2A" w:rsidRDefault="0028250A" w:rsidP="0028250A">
            <w:pPr>
              <w:pStyle w:val="Normal1"/>
              <w:spacing w:after="0"/>
              <w:jc w:val="left"/>
              <w:rPr>
                <w:del w:id="644" w:author="Jason Jafarian" w:date="2016-02-17T17:23:00Z"/>
              </w:rPr>
            </w:pPr>
            <w:del w:id="645" w:author="Jason Jafarian" w:date="2016-02-17T17:23:00Z">
              <w:r w:rsidDel="00371A2A">
                <w:rPr>
                  <w:rFonts w:ascii="Arial" w:eastAsia="Arial" w:hAnsi="Arial" w:cs="Arial"/>
                  <w:i/>
                  <w:sz w:val="18"/>
                  <w:szCs w:val="18"/>
                </w:rPr>
                <w:delText>3 500GB drives in a RAID 0 arrangement</w:delText>
              </w:r>
            </w:del>
          </w:p>
        </w:tc>
      </w:tr>
      <w:tr w:rsidR="0028250A" w:rsidDel="00371A2A" w14:paraId="6133BFBC" w14:textId="42CC7BF2" w:rsidTr="00371A2A">
        <w:trPr>
          <w:trHeight w:val="197"/>
          <w:jc w:val="center"/>
          <w:del w:id="646" w:author="Jason Jafarian" w:date="2016-02-17T17:23:00Z"/>
        </w:trPr>
        <w:tc>
          <w:tcPr>
            <w:tcW w:w="7308" w:type="dxa"/>
            <w:gridSpan w:val="2"/>
            <w:shd w:val="clear" w:color="auto" w:fill="BFBFBF" w:themeFill="background1" w:themeFillShade="BF"/>
          </w:tcPr>
          <w:p w14:paraId="3FCE1CCD" w14:textId="47988FAB" w:rsidR="0028250A" w:rsidDel="00371A2A" w:rsidRDefault="0028250A" w:rsidP="0028250A">
            <w:pPr>
              <w:pStyle w:val="Normal1"/>
              <w:spacing w:after="0"/>
              <w:jc w:val="left"/>
              <w:rPr>
                <w:del w:id="647" w:author="Jason Jafarian" w:date="2016-02-17T17:23:00Z"/>
                <w:rFonts w:ascii="Arial" w:eastAsia="Arial" w:hAnsi="Arial" w:cs="Arial"/>
                <w:i/>
                <w:sz w:val="18"/>
                <w:szCs w:val="18"/>
              </w:rPr>
            </w:pPr>
            <w:del w:id="648" w:author="Jason Jafarian" w:date="2016-02-17T17:23:00Z">
              <w:r w:rsidDel="00371A2A">
                <w:rPr>
                  <w:rFonts w:ascii="Arial" w:eastAsia="Arial" w:hAnsi="Arial" w:cs="Arial"/>
                  <w:b/>
                  <w:sz w:val="18"/>
                  <w:szCs w:val="18"/>
                </w:rPr>
                <w:delText>Solr Server</w:delText>
              </w:r>
            </w:del>
          </w:p>
        </w:tc>
      </w:tr>
      <w:tr w:rsidR="0028250A" w:rsidDel="00371A2A" w14:paraId="03786705" w14:textId="69B9C208" w:rsidTr="00371A2A">
        <w:trPr>
          <w:trHeight w:val="206"/>
          <w:jc w:val="center"/>
          <w:del w:id="649" w:author="Jason Jafarian" w:date="2016-02-17T17:23:00Z"/>
        </w:trPr>
        <w:tc>
          <w:tcPr>
            <w:tcW w:w="3204" w:type="dxa"/>
            <w:shd w:val="clear" w:color="auto" w:fill="auto"/>
          </w:tcPr>
          <w:p w14:paraId="194F7248" w14:textId="75547227" w:rsidR="0028250A" w:rsidDel="00371A2A" w:rsidRDefault="0028250A" w:rsidP="0028250A">
            <w:pPr>
              <w:pStyle w:val="Normal1"/>
              <w:spacing w:after="0"/>
              <w:jc w:val="left"/>
              <w:rPr>
                <w:del w:id="650" w:author="Jason Jafarian" w:date="2016-02-17T17:23:00Z"/>
                <w:rFonts w:ascii="Arial" w:eastAsia="Arial" w:hAnsi="Arial" w:cs="Arial"/>
                <w:b/>
                <w:sz w:val="18"/>
                <w:szCs w:val="18"/>
              </w:rPr>
            </w:pPr>
            <w:del w:id="651" w:author="Jason Jafarian" w:date="2016-02-17T17:23:00Z">
              <w:r w:rsidDel="00371A2A">
                <w:rPr>
                  <w:rFonts w:ascii="Arial" w:eastAsia="Arial" w:hAnsi="Arial" w:cs="Arial"/>
                  <w:b/>
                  <w:i/>
                  <w:sz w:val="18"/>
                  <w:szCs w:val="18"/>
                </w:rPr>
                <w:delText>Processor Type</w:delText>
              </w:r>
            </w:del>
          </w:p>
        </w:tc>
        <w:tc>
          <w:tcPr>
            <w:tcW w:w="4104" w:type="dxa"/>
            <w:shd w:val="clear" w:color="auto" w:fill="auto"/>
          </w:tcPr>
          <w:p w14:paraId="17DFE59D" w14:textId="40787F55" w:rsidR="0028250A" w:rsidDel="00371A2A" w:rsidRDefault="0028250A" w:rsidP="0028250A">
            <w:pPr>
              <w:pStyle w:val="Normal1"/>
              <w:spacing w:after="0"/>
              <w:jc w:val="left"/>
              <w:rPr>
                <w:del w:id="652" w:author="Jason Jafarian" w:date="2016-02-17T17:23:00Z"/>
                <w:rFonts w:ascii="Arial" w:eastAsia="Arial" w:hAnsi="Arial" w:cs="Arial"/>
                <w:b/>
                <w:sz w:val="18"/>
                <w:szCs w:val="18"/>
              </w:rPr>
            </w:pPr>
            <w:del w:id="653" w:author="Jason Jafarian" w:date="2016-02-17T17:23:00Z">
              <w:r w:rsidDel="00371A2A">
                <w:rPr>
                  <w:rFonts w:ascii="Arial" w:eastAsia="Arial" w:hAnsi="Arial" w:cs="Arial"/>
                  <w:i/>
                  <w:sz w:val="18"/>
                  <w:szCs w:val="18"/>
                </w:rPr>
                <w:delText>Intel Core 2 Duo – 6700</w:delText>
              </w:r>
            </w:del>
          </w:p>
        </w:tc>
      </w:tr>
      <w:tr w:rsidR="0028250A" w:rsidDel="00371A2A" w14:paraId="769BE0FD" w14:textId="7A19E6D5" w:rsidTr="00371A2A">
        <w:trPr>
          <w:trHeight w:val="206"/>
          <w:jc w:val="center"/>
          <w:del w:id="654" w:author="Jason Jafarian" w:date="2016-02-17T17:23:00Z"/>
        </w:trPr>
        <w:tc>
          <w:tcPr>
            <w:tcW w:w="3204" w:type="dxa"/>
            <w:shd w:val="clear" w:color="auto" w:fill="auto"/>
          </w:tcPr>
          <w:p w14:paraId="3D14DA06" w14:textId="6F942034" w:rsidR="0028250A" w:rsidDel="00371A2A" w:rsidRDefault="0028250A" w:rsidP="0028250A">
            <w:pPr>
              <w:pStyle w:val="Normal1"/>
              <w:spacing w:after="0"/>
              <w:jc w:val="left"/>
              <w:rPr>
                <w:del w:id="655" w:author="Jason Jafarian" w:date="2016-02-17T17:23:00Z"/>
                <w:rFonts w:ascii="Arial" w:eastAsia="Arial" w:hAnsi="Arial" w:cs="Arial"/>
                <w:b/>
                <w:i/>
                <w:sz w:val="18"/>
                <w:szCs w:val="18"/>
              </w:rPr>
            </w:pPr>
            <w:del w:id="656" w:author="Jason Jafarian" w:date="2016-02-17T17:23:00Z">
              <w:r w:rsidDel="00371A2A">
                <w:rPr>
                  <w:rFonts w:ascii="Arial" w:eastAsia="Arial" w:hAnsi="Arial" w:cs="Arial"/>
                  <w:b/>
                  <w:i/>
                  <w:sz w:val="18"/>
                  <w:szCs w:val="18"/>
                </w:rPr>
                <w:delText>System Memory</w:delText>
              </w:r>
            </w:del>
          </w:p>
        </w:tc>
        <w:tc>
          <w:tcPr>
            <w:tcW w:w="4104" w:type="dxa"/>
            <w:shd w:val="clear" w:color="auto" w:fill="auto"/>
          </w:tcPr>
          <w:p w14:paraId="63FCDC4A" w14:textId="5D6B57F3" w:rsidR="0028250A" w:rsidDel="00371A2A" w:rsidRDefault="0028250A" w:rsidP="0028250A">
            <w:pPr>
              <w:pStyle w:val="Normal1"/>
              <w:spacing w:after="0"/>
              <w:jc w:val="left"/>
              <w:rPr>
                <w:del w:id="657" w:author="Jason Jafarian" w:date="2016-02-17T17:23:00Z"/>
                <w:rFonts w:ascii="Arial" w:eastAsia="Arial" w:hAnsi="Arial" w:cs="Arial"/>
                <w:i/>
                <w:sz w:val="18"/>
                <w:szCs w:val="18"/>
              </w:rPr>
            </w:pPr>
            <w:del w:id="658" w:author="Jason Jafarian" w:date="2016-02-17T17:23:00Z">
              <w:r w:rsidDel="00371A2A">
                <w:rPr>
                  <w:rFonts w:ascii="Arial" w:eastAsia="Arial" w:hAnsi="Arial" w:cs="Arial"/>
                  <w:i/>
                  <w:sz w:val="18"/>
                  <w:szCs w:val="18"/>
                </w:rPr>
                <w:delText>4GB of Cosair Memory at 800MHZ</w:delText>
              </w:r>
            </w:del>
          </w:p>
        </w:tc>
      </w:tr>
      <w:tr w:rsidR="0028250A" w:rsidDel="00371A2A" w14:paraId="4024CEA4" w14:textId="4FFEC758" w:rsidTr="00371A2A">
        <w:trPr>
          <w:trHeight w:val="206"/>
          <w:jc w:val="center"/>
          <w:del w:id="659" w:author="Jason Jafarian" w:date="2016-02-17T17:23:00Z"/>
        </w:trPr>
        <w:tc>
          <w:tcPr>
            <w:tcW w:w="3204" w:type="dxa"/>
            <w:shd w:val="clear" w:color="auto" w:fill="auto"/>
          </w:tcPr>
          <w:p w14:paraId="55134F82" w14:textId="39947C3E" w:rsidR="0028250A" w:rsidDel="00371A2A" w:rsidRDefault="0028250A" w:rsidP="0028250A">
            <w:pPr>
              <w:pStyle w:val="Normal1"/>
              <w:spacing w:after="0"/>
              <w:jc w:val="left"/>
              <w:rPr>
                <w:del w:id="660" w:author="Jason Jafarian" w:date="2016-02-17T17:23:00Z"/>
                <w:rFonts w:ascii="Arial" w:eastAsia="Arial" w:hAnsi="Arial" w:cs="Arial"/>
                <w:b/>
                <w:i/>
                <w:sz w:val="18"/>
                <w:szCs w:val="18"/>
              </w:rPr>
            </w:pPr>
            <w:del w:id="661" w:author="Jason Jafarian" w:date="2016-02-17T17:23:00Z">
              <w:r w:rsidDel="00371A2A">
                <w:rPr>
                  <w:rFonts w:ascii="Arial" w:eastAsia="Arial" w:hAnsi="Arial" w:cs="Arial"/>
                  <w:b/>
                  <w:i/>
                  <w:sz w:val="18"/>
                  <w:szCs w:val="18"/>
                </w:rPr>
                <w:delText>Hard Disk Space</w:delText>
              </w:r>
            </w:del>
          </w:p>
        </w:tc>
        <w:tc>
          <w:tcPr>
            <w:tcW w:w="4104" w:type="dxa"/>
            <w:shd w:val="clear" w:color="auto" w:fill="auto"/>
          </w:tcPr>
          <w:p w14:paraId="60DE02F8" w14:textId="13F59917" w:rsidR="0028250A" w:rsidDel="00371A2A" w:rsidRDefault="0028250A" w:rsidP="0028250A">
            <w:pPr>
              <w:pStyle w:val="Normal1"/>
              <w:spacing w:after="0"/>
              <w:jc w:val="left"/>
              <w:rPr>
                <w:del w:id="662" w:author="Jason Jafarian" w:date="2016-02-17T17:23:00Z"/>
                <w:rFonts w:ascii="Arial" w:eastAsia="Arial" w:hAnsi="Arial" w:cs="Arial"/>
                <w:i/>
                <w:sz w:val="18"/>
                <w:szCs w:val="18"/>
              </w:rPr>
            </w:pPr>
            <w:del w:id="663" w:author="Jason Jafarian" w:date="2016-02-17T17:23:00Z">
              <w:r w:rsidDel="00371A2A">
                <w:rPr>
                  <w:rFonts w:ascii="Arial" w:eastAsia="Arial" w:hAnsi="Arial" w:cs="Arial"/>
                  <w:i/>
                  <w:sz w:val="18"/>
                  <w:szCs w:val="18"/>
                </w:rPr>
                <w:delText>3 500GB drives in a RAID 0 arrangement</w:delText>
              </w:r>
            </w:del>
          </w:p>
        </w:tc>
      </w:tr>
      <w:tr w:rsidR="0028250A" w:rsidDel="00371A2A" w14:paraId="428E5E25" w14:textId="08749BA0" w:rsidTr="00371A2A">
        <w:trPr>
          <w:trHeight w:val="206"/>
          <w:jc w:val="center"/>
          <w:del w:id="664" w:author="Jason Jafarian" w:date="2016-02-17T17:23:00Z"/>
        </w:trPr>
        <w:tc>
          <w:tcPr>
            <w:tcW w:w="7308" w:type="dxa"/>
            <w:gridSpan w:val="2"/>
            <w:shd w:val="clear" w:color="auto" w:fill="BFBFBF" w:themeFill="background1" w:themeFillShade="BF"/>
          </w:tcPr>
          <w:p w14:paraId="5F184EA8" w14:textId="329E92DB" w:rsidR="0028250A" w:rsidDel="00371A2A" w:rsidRDefault="0028250A" w:rsidP="0028250A">
            <w:pPr>
              <w:pStyle w:val="Normal1"/>
              <w:spacing w:after="0"/>
              <w:jc w:val="left"/>
              <w:rPr>
                <w:del w:id="665" w:author="Jason Jafarian" w:date="2016-02-17T17:23:00Z"/>
                <w:rFonts w:ascii="Arial" w:eastAsia="Arial" w:hAnsi="Arial" w:cs="Arial"/>
                <w:i/>
                <w:sz w:val="18"/>
                <w:szCs w:val="18"/>
              </w:rPr>
            </w:pPr>
            <w:del w:id="666" w:author="Jason Jafarian" w:date="2016-02-17T17:23:00Z">
              <w:r w:rsidDel="00371A2A">
                <w:rPr>
                  <w:rFonts w:ascii="Arial" w:eastAsia="Arial" w:hAnsi="Arial" w:cs="Arial"/>
                  <w:b/>
                  <w:sz w:val="18"/>
                  <w:szCs w:val="18"/>
                </w:rPr>
                <w:delText>Solr Server</w:delText>
              </w:r>
            </w:del>
          </w:p>
        </w:tc>
      </w:tr>
      <w:tr w:rsidR="0028250A" w:rsidDel="00371A2A" w14:paraId="13619768" w14:textId="3CCF4E83" w:rsidTr="00371A2A">
        <w:trPr>
          <w:trHeight w:val="206"/>
          <w:jc w:val="center"/>
          <w:del w:id="667" w:author="Jason Jafarian" w:date="2016-02-17T17:23:00Z"/>
        </w:trPr>
        <w:tc>
          <w:tcPr>
            <w:tcW w:w="3204" w:type="dxa"/>
            <w:shd w:val="clear" w:color="auto" w:fill="auto"/>
          </w:tcPr>
          <w:p w14:paraId="6ABE867C" w14:textId="49DEFD92" w:rsidR="0028250A" w:rsidDel="00371A2A" w:rsidRDefault="0028250A" w:rsidP="0028250A">
            <w:pPr>
              <w:pStyle w:val="Normal1"/>
              <w:spacing w:after="0"/>
              <w:jc w:val="left"/>
              <w:rPr>
                <w:del w:id="668" w:author="Jason Jafarian" w:date="2016-02-17T17:23:00Z"/>
                <w:rFonts w:ascii="Arial" w:eastAsia="Arial" w:hAnsi="Arial" w:cs="Arial"/>
                <w:b/>
                <w:i/>
                <w:sz w:val="18"/>
                <w:szCs w:val="18"/>
              </w:rPr>
            </w:pPr>
            <w:del w:id="669" w:author="Jason Jafarian" w:date="2016-02-17T17:23:00Z">
              <w:r w:rsidDel="00371A2A">
                <w:rPr>
                  <w:rFonts w:ascii="Arial" w:eastAsia="Arial" w:hAnsi="Arial" w:cs="Arial"/>
                  <w:b/>
                  <w:i/>
                  <w:sz w:val="18"/>
                  <w:szCs w:val="18"/>
                </w:rPr>
                <w:delText>Processor Type</w:delText>
              </w:r>
            </w:del>
          </w:p>
        </w:tc>
        <w:tc>
          <w:tcPr>
            <w:tcW w:w="4104" w:type="dxa"/>
            <w:shd w:val="clear" w:color="auto" w:fill="auto"/>
          </w:tcPr>
          <w:p w14:paraId="2A3A231B" w14:textId="0439E9E9" w:rsidR="0028250A" w:rsidDel="00371A2A" w:rsidRDefault="0028250A" w:rsidP="0028250A">
            <w:pPr>
              <w:pStyle w:val="Normal1"/>
              <w:spacing w:after="0"/>
              <w:jc w:val="left"/>
              <w:rPr>
                <w:del w:id="670" w:author="Jason Jafarian" w:date="2016-02-17T17:23:00Z"/>
                <w:rFonts w:ascii="Arial" w:eastAsia="Arial" w:hAnsi="Arial" w:cs="Arial"/>
                <w:i/>
                <w:sz w:val="18"/>
                <w:szCs w:val="18"/>
              </w:rPr>
            </w:pPr>
            <w:del w:id="671" w:author="Jason Jafarian" w:date="2016-02-17T17:23:00Z">
              <w:r w:rsidDel="00371A2A">
                <w:rPr>
                  <w:rFonts w:ascii="Arial" w:eastAsia="Arial" w:hAnsi="Arial" w:cs="Arial"/>
                  <w:i/>
                  <w:sz w:val="18"/>
                  <w:szCs w:val="18"/>
                </w:rPr>
                <w:delText>Intel Core 2 Duo – 6700</w:delText>
              </w:r>
            </w:del>
          </w:p>
        </w:tc>
      </w:tr>
      <w:tr w:rsidR="0028250A" w:rsidDel="00371A2A" w14:paraId="776B0CA5" w14:textId="47980060" w:rsidTr="00371A2A">
        <w:trPr>
          <w:trHeight w:val="224"/>
          <w:jc w:val="center"/>
          <w:del w:id="672" w:author="Jason Jafarian" w:date="2016-02-17T17:23:00Z"/>
        </w:trPr>
        <w:tc>
          <w:tcPr>
            <w:tcW w:w="3204" w:type="dxa"/>
            <w:shd w:val="clear" w:color="auto" w:fill="auto"/>
          </w:tcPr>
          <w:p w14:paraId="21FA2708" w14:textId="420E0298" w:rsidR="0028250A" w:rsidDel="00371A2A" w:rsidRDefault="0028250A" w:rsidP="0028250A">
            <w:pPr>
              <w:pStyle w:val="Normal1"/>
              <w:spacing w:after="0"/>
              <w:jc w:val="left"/>
              <w:rPr>
                <w:del w:id="673" w:author="Jason Jafarian" w:date="2016-02-17T17:23:00Z"/>
                <w:rFonts w:ascii="Arial" w:eastAsia="Arial" w:hAnsi="Arial" w:cs="Arial"/>
                <w:b/>
                <w:i/>
                <w:sz w:val="18"/>
                <w:szCs w:val="18"/>
              </w:rPr>
            </w:pPr>
            <w:del w:id="674" w:author="Jason Jafarian" w:date="2016-02-17T17:23:00Z">
              <w:r w:rsidDel="00371A2A">
                <w:rPr>
                  <w:rFonts w:ascii="Arial" w:eastAsia="Arial" w:hAnsi="Arial" w:cs="Arial"/>
                  <w:b/>
                  <w:i/>
                  <w:sz w:val="18"/>
                  <w:szCs w:val="18"/>
                </w:rPr>
                <w:delText>System Memory</w:delText>
              </w:r>
            </w:del>
          </w:p>
        </w:tc>
        <w:tc>
          <w:tcPr>
            <w:tcW w:w="4104" w:type="dxa"/>
            <w:shd w:val="clear" w:color="auto" w:fill="auto"/>
          </w:tcPr>
          <w:p w14:paraId="14B824DE" w14:textId="746E53F6" w:rsidR="0028250A" w:rsidDel="00371A2A" w:rsidRDefault="0028250A" w:rsidP="0028250A">
            <w:pPr>
              <w:pStyle w:val="Normal1"/>
              <w:spacing w:after="0"/>
              <w:jc w:val="left"/>
              <w:rPr>
                <w:del w:id="675" w:author="Jason Jafarian" w:date="2016-02-17T17:23:00Z"/>
                <w:rFonts w:ascii="Arial" w:eastAsia="Arial" w:hAnsi="Arial" w:cs="Arial"/>
                <w:i/>
                <w:sz w:val="18"/>
                <w:szCs w:val="18"/>
              </w:rPr>
            </w:pPr>
            <w:del w:id="676" w:author="Jason Jafarian" w:date="2016-02-17T17:23:00Z">
              <w:r w:rsidDel="00371A2A">
                <w:rPr>
                  <w:rFonts w:ascii="Arial" w:eastAsia="Arial" w:hAnsi="Arial" w:cs="Arial"/>
                  <w:i/>
                  <w:sz w:val="18"/>
                  <w:szCs w:val="18"/>
                </w:rPr>
                <w:delText>4GB of Cosair Memory at 800MHZ</w:delText>
              </w:r>
            </w:del>
          </w:p>
        </w:tc>
      </w:tr>
      <w:tr w:rsidR="0028250A" w:rsidDel="00371A2A" w14:paraId="62368983" w14:textId="25F47CA6" w:rsidTr="00371A2A">
        <w:trPr>
          <w:trHeight w:val="206"/>
          <w:jc w:val="center"/>
          <w:del w:id="677" w:author="Jason Jafarian" w:date="2016-02-17T17:23:00Z"/>
        </w:trPr>
        <w:tc>
          <w:tcPr>
            <w:tcW w:w="3204" w:type="dxa"/>
            <w:shd w:val="clear" w:color="auto" w:fill="auto"/>
          </w:tcPr>
          <w:p w14:paraId="60D11864" w14:textId="6B19A37F" w:rsidR="0028250A" w:rsidDel="00371A2A" w:rsidRDefault="0028250A" w:rsidP="0028250A">
            <w:pPr>
              <w:pStyle w:val="Normal1"/>
              <w:spacing w:after="0"/>
              <w:jc w:val="left"/>
              <w:rPr>
                <w:del w:id="678" w:author="Jason Jafarian" w:date="2016-02-17T17:23:00Z"/>
                <w:rFonts w:ascii="Arial" w:eastAsia="Arial" w:hAnsi="Arial" w:cs="Arial"/>
                <w:b/>
                <w:i/>
                <w:sz w:val="18"/>
                <w:szCs w:val="18"/>
              </w:rPr>
            </w:pPr>
            <w:del w:id="679" w:author="Jason Jafarian" w:date="2016-02-17T17:23:00Z">
              <w:r w:rsidDel="00371A2A">
                <w:rPr>
                  <w:rFonts w:ascii="Arial" w:eastAsia="Arial" w:hAnsi="Arial" w:cs="Arial"/>
                  <w:b/>
                  <w:i/>
                  <w:sz w:val="18"/>
                  <w:szCs w:val="18"/>
                </w:rPr>
                <w:delText>Hard Disk Space</w:delText>
              </w:r>
            </w:del>
          </w:p>
        </w:tc>
        <w:tc>
          <w:tcPr>
            <w:tcW w:w="4104" w:type="dxa"/>
            <w:shd w:val="clear" w:color="auto" w:fill="auto"/>
          </w:tcPr>
          <w:p w14:paraId="50A1974F" w14:textId="58A3FB82" w:rsidR="0028250A" w:rsidDel="00371A2A" w:rsidRDefault="0028250A" w:rsidP="0028250A">
            <w:pPr>
              <w:pStyle w:val="Normal1"/>
              <w:spacing w:after="0"/>
              <w:jc w:val="left"/>
              <w:rPr>
                <w:del w:id="680" w:author="Jason Jafarian" w:date="2016-02-17T17:23:00Z"/>
                <w:rFonts w:ascii="Arial" w:eastAsia="Arial" w:hAnsi="Arial" w:cs="Arial"/>
                <w:i/>
                <w:sz w:val="18"/>
                <w:szCs w:val="18"/>
              </w:rPr>
            </w:pPr>
            <w:del w:id="681" w:author="Jason Jafarian" w:date="2016-02-17T17:23:00Z">
              <w:r w:rsidDel="00371A2A">
                <w:rPr>
                  <w:rFonts w:ascii="Arial" w:eastAsia="Arial" w:hAnsi="Arial" w:cs="Arial"/>
                  <w:i/>
                  <w:sz w:val="18"/>
                  <w:szCs w:val="18"/>
                </w:rPr>
                <w:delText>3 500GB drives in a RAID 0 arrangement</w:delText>
              </w:r>
            </w:del>
          </w:p>
        </w:tc>
      </w:tr>
      <w:tr w:rsidR="0028250A" w:rsidDel="00371A2A" w14:paraId="6435D32D" w14:textId="7AA113DB" w:rsidTr="00371A2A">
        <w:trPr>
          <w:trHeight w:val="206"/>
          <w:jc w:val="center"/>
          <w:del w:id="682" w:author="Jason Jafarian" w:date="2016-02-17T17:23:00Z"/>
        </w:trPr>
        <w:tc>
          <w:tcPr>
            <w:tcW w:w="7308" w:type="dxa"/>
            <w:gridSpan w:val="2"/>
            <w:shd w:val="clear" w:color="auto" w:fill="BFBFBF" w:themeFill="background1" w:themeFillShade="BF"/>
          </w:tcPr>
          <w:p w14:paraId="6146624B" w14:textId="60C4D80B" w:rsidR="0028250A" w:rsidDel="00371A2A" w:rsidRDefault="0028250A" w:rsidP="0028250A">
            <w:pPr>
              <w:pStyle w:val="Normal1"/>
              <w:spacing w:after="0"/>
              <w:jc w:val="left"/>
              <w:rPr>
                <w:del w:id="683" w:author="Jason Jafarian" w:date="2016-02-17T17:23:00Z"/>
                <w:rFonts w:ascii="Arial" w:eastAsia="Arial" w:hAnsi="Arial" w:cs="Arial"/>
                <w:i/>
                <w:sz w:val="18"/>
                <w:szCs w:val="18"/>
              </w:rPr>
            </w:pPr>
            <w:del w:id="684" w:author="Jason Jafarian" w:date="2016-02-17T17:23:00Z">
              <w:r w:rsidRPr="00D83B36" w:rsidDel="00371A2A">
                <w:rPr>
                  <w:rFonts w:ascii="Arial" w:eastAsia="Arial" w:hAnsi="Arial" w:cs="Arial"/>
                  <w:b/>
                  <w:sz w:val="18"/>
                  <w:szCs w:val="18"/>
                </w:rPr>
                <w:delText>Zookeeper</w:delText>
              </w:r>
            </w:del>
          </w:p>
        </w:tc>
      </w:tr>
      <w:tr w:rsidR="0028250A" w:rsidDel="00371A2A" w14:paraId="17576D4B" w14:textId="0967D5EA" w:rsidTr="00371A2A">
        <w:trPr>
          <w:trHeight w:val="206"/>
          <w:jc w:val="center"/>
          <w:del w:id="685" w:author="Jason Jafarian" w:date="2016-02-17T17:23:00Z"/>
        </w:trPr>
        <w:tc>
          <w:tcPr>
            <w:tcW w:w="3204" w:type="dxa"/>
            <w:shd w:val="clear" w:color="auto" w:fill="auto"/>
          </w:tcPr>
          <w:p w14:paraId="7FF34FD1" w14:textId="26B8D502" w:rsidR="0028250A" w:rsidDel="00371A2A" w:rsidRDefault="0028250A" w:rsidP="0028250A">
            <w:pPr>
              <w:pStyle w:val="Normal1"/>
              <w:spacing w:after="0"/>
              <w:jc w:val="left"/>
              <w:rPr>
                <w:del w:id="686" w:author="Jason Jafarian" w:date="2016-02-17T17:23:00Z"/>
                <w:rFonts w:ascii="Arial" w:eastAsia="Arial" w:hAnsi="Arial" w:cs="Arial"/>
                <w:b/>
                <w:i/>
                <w:sz w:val="18"/>
                <w:szCs w:val="18"/>
              </w:rPr>
            </w:pPr>
            <w:del w:id="687" w:author="Jason Jafarian" w:date="2016-02-17T17:23:00Z">
              <w:r w:rsidDel="00371A2A">
                <w:rPr>
                  <w:rFonts w:ascii="Arial" w:eastAsia="Arial" w:hAnsi="Arial" w:cs="Arial"/>
                  <w:b/>
                  <w:i/>
                  <w:sz w:val="18"/>
                  <w:szCs w:val="18"/>
                </w:rPr>
                <w:delText>Processor Type</w:delText>
              </w:r>
            </w:del>
          </w:p>
        </w:tc>
        <w:tc>
          <w:tcPr>
            <w:tcW w:w="4104" w:type="dxa"/>
            <w:shd w:val="clear" w:color="auto" w:fill="auto"/>
          </w:tcPr>
          <w:p w14:paraId="344A0966" w14:textId="293C4D22" w:rsidR="0028250A" w:rsidDel="00371A2A" w:rsidRDefault="0028250A" w:rsidP="0028250A">
            <w:pPr>
              <w:pStyle w:val="Normal1"/>
              <w:spacing w:after="0"/>
              <w:jc w:val="left"/>
              <w:rPr>
                <w:del w:id="688" w:author="Jason Jafarian" w:date="2016-02-17T17:23:00Z"/>
                <w:rFonts w:ascii="Arial" w:eastAsia="Arial" w:hAnsi="Arial" w:cs="Arial"/>
                <w:i/>
                <w:sz w:val="18"/>
                <w:szCs w:val="18"/>
              </w:rPr>
            </w:pPr>
            <w:del w:id="689" w:author="Jason Jafarian" w:date="2016-02-17T17:23:00Z">
              <w:r w:rsidDel="00371A2A">
                <w:rPr>
                  <w:rFonts w:ascii="Arial" w:eastAsia="Arial" w:hAnsi="Arial" w:cs="Arial"/>
                  <w:i/>
                  <w:sz w:val="18"/>
                  <w:szCs w:val="18"/>
                </w:rPr>
                <w:delText>Intel Core 2 Duo – 6700</w:delText>
              </w:r>
            </w:del>
          </w:p>
        </w:tc>
      </w:tr>
      <w:tr w:rsidR="0028250A" w:rsidDel="00371A2A" w14:paraId="5F42B9AC" w14:textId="4C6ADDD4" w:rsidTr="00371A2A">
        <w:trPr>
          <w:trHeight w:val="206"/>
          <w:jc w:val="center"/>
          <w:del w:id="690" w:author="Jason Jafarian" w:date="2016-02-17T17:23:00Z"/>
        </w:trPr>
        <w:tc>
          <w:tcPr>
            <w:tcW w:w="3204" w:type="dxa"/>
            <w:shd w:val="clear" w:color="auto" w:fill="auto"/>
          </w:tcPr>
          <w:p w14:paraId="1008848E" w14:textId="0980EA67" w:rsidR="0028250A" w:rsidDel="00371A2A" w:rsidRDefault="0028250A" w:rsidP="0028250A">
            <w:pPr>
              <w:pStyle w:val="Normal1"/>
              <w:spacing w:after="0"/>
              <w:jc w:val="left"/>
              <w:rPr>
                <w:del w:id="691" w:author="Jason Jafarian" w:date="2016-02-17T17:23:00Z"/>
                <w:rFonts w:ascii="Arial" w:eastAsia="Arial" w:hAnsi="Arial" w:cs="Arial"/>
                <w:b/>
                <w:i/>
                <w:sz w:val="18"/>
                <w:szCs w:val="18"/>
              </w:rPr>
            </w:pPr>
            <w:del w:id="692" w:author="Jason Jafarian" w:date="2016-02-17T17:23:00Z">
              <w:r w:rsidDel="00371A2A">
                <w:rPr>
                  <w:rFonts w:ascii="Arial" w:eastAsia="Arial" w:hAnsi="Arial" w:cs="Arial"/>
                  <w:b/>
                  <w:i/>
                  <w:sz w:val="18"/>
                  <w:szCs w:val="18"/>
                </w:rPr>
                <w:delText>System Memory</w:delText>
              </w:r>
            </w:del>
          </w:p>
        </w:tc>
        <w:tc>
          <w:tcPr>
            <w:tcW w:w="4104" w:type="dxa"/>
            <w:shd w:val="clear" w:color="auto" w:fill="auto"/>
          </w:tcPr>
          <w:p w14:paraId="31D1F8CE" w14:textId="59FFFBC7" w:rsidR="0028250A" w:rsidDel="00371A2A" w:rsidRDefault="0028250A" w:rsidP="0028250A">
            <w:pPr>
              <w:pStyle w:val="Normal1"/>
              <w:spacing w:after="0"/>
              <w:jc w:val="left"/>
              <w:rPr>
                <w:del w:id="693" w:author="Jason Jafarian" w:date="2016-02-17T17:23:00Z"/>
                <w:rFonts w:ascii="Arial" w:eastAsia="Arial" w:hAnsi="Arial" w:cs="Arial"/>
                <w:i/>
                <w:sz w:val="18"/>
                <w:szCs w:val="18"/>
              </w:rPr>
            </w:pPr>
            <w:del w:id="694" w:author="Jason Jafarian" w:date="2016-02-17T17:23:00Z">
              <w:r w:rsidDel="00371A2A">
                <w:rPr>
                  <w:rFonts w:ascii="Arial" w:eastAsia="Arial" w:hAnsi="Arial" w:cs="Arial"/>
                  <w:i/>
                  <w:sz w:val="18"/>
                  <w:szCs w:val="18"/>
                </w:rPr>
                <w:delText>4GB of Cosair Memory at 800MHZ</w:delText>
              </w:r>
            </w:del>
          </w:p>
        </w:tc>
      </w:tr>
      <w:tr w:rsidR="0028250A" w:rsidDel="00371A2A" w14:paraId="0B9548BC" w14:textId="56B33430" w:rsidTr="00371A2A">
        <w:trPr>
          <w:trHeight w:val="206"/>
          <w:jc w:val="center"/>
          <w:del w:id="695" w:author="Jason Jafarian" w:date="2016-02-17T17:23:00Z"/>
        </w:trPr>
        <w:tc>
          <w:tcPr>
            <w:tcW w:w="3204" w:type="dxa"/>
            <w:shd w:val="clear" w:color="auto" w:fill="auto"/>
          </w:tcPr>
          <w:p w14:paraId="1DD9D63A" w14:textId="63C798A2" w:rsidR="0028250A" w:rsidDel="00371A2A" w:rsidRDefault="0028250A" w:rsidP="0028250A">
            <w:pPr>
              <w:pStyle w:val="Normal1"/>
              <w:spacing w:after="0"/>
              <w:jc w:val="left"/>
              <w:rPr>
                <w:del w:id="696" w:author="Jason Jafarian" w:date="2016-02-17T17:23:00Z"/>
                <w:rFonts w:ascii="Arial" w:eastAsia="Arial" w:hAnsi="Arial" w:cs="Arial"/>
                <w:b/>
                <w:i/>
                <w:sz w:val="18"/>
                <w:szCs w:val="18"/>
              </w:rPr>
            </w:pPr>
            <w:del w:id="697" w:author="Jason Jafarian" w:date="2016-02-17T17:23:00Z">
              <w:r w:rsidDel="00371A2A">
                <w:rPr>
                  <w:rFonts w:ascii="Arial" w:eastAsia="Arial" w:hAnsi="Arial" w:cs="Arial"/>
                  <w:b/>
                  <w:i/>
                  <w:sz w:val="18"/>
                  <w:szCs w:val="18"/>
                </w:rPr>
                <w:delText>Hard Disk Space</w:delText>
              </w:r>
            </w:del>
          </w:p>
        </w:tc>
        <w:tc>
          <w:tcPr>
            <w:tcW w:w="4104" w:type="dxa"/>
            <w:shd w:val="clear" w:color="auto" w:fill="auto"/>
          </w:tcPr>
          <w:p w14:paraId="48FC2146" w14:textId="159A2CBE" w:rsidR="0028250A" w:rsidDel="00371A2A" w:rsidRDefault="0028250A" w:rsidP="0028250A">
            <w:pPr>
              <w:pStyle w:val="Normal1"/>
              <w:spacing w:after="0"/>
              <w:jc w:val="left"/>
              <w:rPr>
                <w:del w:id="698" w:author="Jason Jafarian" w:date="2016-02-17T17:23:00Z"/>
                <w:rFonts w:ascii="Arial" w:eastAsia="Arial" w:hAnsi="Arial" w:cs="Arial"/>
                <w:i/>
                <w:sz w:val="18"/>
                <w:szCs w:val="18"/>
              </w:rPr>
            </w:pPr>
            <w:del w:id="699" w:author="Jason Jafarian" w:date="2016-02-17T17:23:00Z">
              <w:r w:rsidDel="00371A2A">
                <w:rPr>
                  <w:rFonts w:ascii="Arial" w:eastAsia="Arial" w:hAnsi="Arial" w:cs="Arial"/>
                  <w:i/>
                  <w:sz w:val="18"/>
                  <w:szCs w:val="18"/>
                </w:rPr>
                <w:delText>3 500GB drives in a RAID 0 arrangement</w:delText>
              </w:r>
            </w:del>
          </w:p>
        </w:tc>
      </w:tr>
      <w:tr w:rsidR="0028250A" w:rsidDel="00371A2A" w14:paraId="0F69F4E4" w14:textId="6351E5BB" w:rsidTr="00371A2A">
        <w:trPr>
          <w:trHeight w:val="206"/>
          <w:jc w:val="center"/>
          <w:del w:id="700" w:author="Jason Jafarian" w:date="2016-02-17T17:23:00Z"/>
        </w:trPr>
        <w:tc>
          <w:tcPr>
            <w:tcW w:w="7308" w:type="dxa"/>
            <w:gridSpan w:val="2"/>
            <w:shd w:val="clear" w:color="auto" w:fill="BFBFBF" w:themeFill="background1" w:themeFillShade="BF"/>
          </w:tcPr>
          <w:p w14:paraId="791400A7" w14:textId="17CE6052" w:rsidR="0028250A" w:rsidDel="00371A2A" w:rsidRDefault="0028250A" w:rsidP="0028250A">
            <w:pPr>
              <w:pStyle w:val="Normal1"/>
              <w:spacing w:after="0"/>
              <w:jc w:val="left"/>
              <w:rPr>
                <w:del w:id="701" w:author="Jason Jafarian" w:date="2016-02-17T17:23:00Z"/>
                <w:rFonts w:ascii="Arial" w:eastAsia="Arial" w:hAnsi="Arial" w:cs="Arial"/>
                <w:i/>
                <w:sz w:val="18"/>
                <w:szCs w:val="18"/>
              </w:rPr>
            </w:pPr>
            <w:del w:id="702" w:author="Jason Jafarian" w:date="2016-02-17T17:23:00Z">
              <w:r w:rsidRPr="00D83B36" w:rsidDel="00371A2A">
                <w:rPr>
                  <w:rFonts w:ascii="Arial" w:eastAsia="Arial" w:hAnsi="Arial" w:cs="Arial"/>
                  <w:b/>
                  <w:sz w:val="18"/>
                  <w:szCs w:val="18"/>
                </w:rPr>
                <w:delText>Zookeeper</w:delText>
              </w:r>
            </w:del>
          </w:p>
        </w:tc>
      </w:tr>
      <w:tr w:rsidR="0028250A" w:rsidDel="00371A2A" w14:paraId="6D25CF54" w14:textId="0BFF4564" w:rsidTr="00371A2A">
        <w:trPr>
          <w:trHeight w:val="206"/>
          <w:jc w:val="center"/>
          <w:del w:id="703" w:author="Jason Jafarian" w:date="2016-02-17T17:23:00Z"/>
        </w:trPr>
        <w:tc>
          <w:tcPr>
            <w:tcW w:w="3204" w:type="dxa"/>
            <w:shd w:val="clear" w:color="auto" w:fill="auto"/>
          </w:tcPr>
          <w:p w14:paraId="6EE489CB" w14:textId="584738E9" w:rsidR="0028250A" w:rsidDel="00371A2A" w:rsidRDefault="0028250A" w:rsidP="0028250A">
            <w:pPr>
              <w:pStyle w:val="Normal1"/>
              <w:spacing w:after="0"/>
              <w:jc w:val="left"/>
              <w:rPr>
                <w:del w:id="704" w:author="Jason Jafarian" w:date="2016-02-17T17:23:00Z"/>
                <w:rFonts w:ascii="Arial" w:eastAsia="Arial" w:hAnsi="Arial" w:cs="Arial"/>
                <w:b/>
                <w:i/>
                <w:sz w:val="18"/>
                <w:szCs w:val="18"/>
              </w:rPr>
            </w:pPr>
            <w:del w:id="705" w:author="Jason Jafarian" w:date="2016-02-17T17:23:00Z">
              <w:r w:rsidDel="00371A2A">
                <w:rPr>
                  <w:rFonts w:ascii="Arial" w:eastAsia="Arial" w:hAnsi="Arial" w:cs="Arial"/>
                  <w:b/>
                  <w:i/>
                  <w:sz w:val="18"/>
                  <w:szCs w:val="18"/>
                </w:rPr>
                <w:delText>Processor Type</w:delText>
              </w:r>
            </w:del>
          </w:p>
        </w:tc>
        <w:tc>
          <w:tcPr>
            <w:tcW w:w="4104" w:type="dxa"/>
            <w:shd w:val="clear" w:color="auto" w:fill="auto"/>
          </w:tcPr>
          <w:p w14:paraId="50872F13" w14:textId="3DAF5FE9" w:rsidR="0028250A" w:rsidDel="00371A2A" w:rsidRDefault="0028250A" w:rsidP="0028250A">
            <w:pPr>
              <w:pStyle w:val="Normal1"/>
              <w:spacing w:after="0"/>
              <w:jc w:val="left"/>
              <w:rPr>
                <w:del w:id="706" w:author="Jason Jafarian" w:date="2016-02-17T17:23:00Z"/>
                <w:rFonts w:ascii="Arial" w:eastAsia="Arial" w:hAnsi="Arial" w:cs="Arial"/>
                <w:i/>
                <w:sz w:val="18"/>
                <w:szCs w:val="18"/>
              </w:rPr>
            </w:pPr>
            <w:del w:id="707" w:author="Jason Jafarian" w:date="2016-02-17T17:23:00Z">
              <w:r w:rsidDel="00371A2A">
                <w:rPr>
                  <w:rFonts w:ascii="Arial" w:eastAsia="Arial" w:hAnsi="Arial" w:cs="Arial"/>
                  <w:i/>
                  <w:sz w:val="18"/>
                  <w:szCs w:val="18"/>
                </w:rPr>
                <w:delText>Intel Core 2 Duo – 6700</w:delText>
              </w:r>
            </w:del>
          </w:p>
        </w:tc>
      </w:tr>
      <w:tr w:rsidR="0028250A" w:rsidDel="00371A2A" w14:paraId="042E6203" w14:textId="1848E16D" w:rsidTr="00371A2A">
        <w:trPr>
          <w:trHeight w:val="206"/>
          <w:jc w:val="center"/>
          <w:del w:id="708" w:author="Jason Jafarian" w:date="2016-02-17T17:23:00Z"/>
        </w:trPr>
        <w:tc>
          <w:tcPr>
            <w:tcW w:w="3204" w:type="dxa"/>
            <w:shd w:val="clear" w:color="auto" w:fill="auto"/>
          </w:tcPr>
          <w:p w14:paraId="5E8FCB24" w14:textId="6ADAA44B" w:rsidR="0028250A" w:rsidDel="00371A2A" w:rsidRDefault="0028250A" w:rsidP="0028250A">
            <w:pPr>
              <w:pStyle w:val="Normal1"/>
              <w:spacing w:after="0"/>
              <w:jc w:val="left"/>
              <w:rPr>
                <w:del w:id="709" w:author="Jason Jafarian" w:date="2016-02-17T17:23:00Z"/>
                <w:rFonts w:ascii="Arial" w:eastAsia="Arial" w:hAnsi="Arial" w:cs="Arial"/>
                <w:b/>
                <w:i/>
                <w:sz w:val="18"/>
                <w:szCs w:val="18"/>
              </w:rPr>
            </w:pPr>
            <w:del w:id="710" w:author="Jason Jafarian" w:date="2016-02-17T17:23:00Z">
              <w:r w:rsidDel="00371A2A">
                <w:rPr>
                  <w:rFonts w:ascii="Arial" w:eastAsia="Arial" w:hAnsi="Arial" w:cs="Arial"/>
                  <w:b/>
                  <w:i/>
                  <w:sz w:val="18"/>
                  <w:szCs w:val="18"/>
                </w:rPr>
                <w:delText>System Memory</w:delText>
              </w:r>
            </w:del>
          </w:p>
        </w:tc>
        <w:tc>
          <w:tcPr>
            <w:tcW w:w="4104" w:type="dxa"/>
            <w:shd w:val="clear" w:color="auto" w:fill="auto"/>
          </w:tcPr>
          <w:p w14:paraId="4D710735" w14:textId="3569009A" w:rsidR="0028250A" w:rsidDel="00371A2A" w:rsidRDefault="0028250A" w:rsidP="0028250A">
            <w:pPr>
              <w:pStyle w:val="Normal1"/>
              <w:spacing w:after="0"/>
              <w:jc w:val="left"/>
              <w:rPr>
                <w:del w:id="711" w:author="Jason Jafarian" w:date="2016-02-17T17:23:00Z"/>
                <w:rFonts w:ascii="Arial" w:eastAsia="Arial" w:hAnsi="Arial" w:cs="Arial"/>
                <w:i/>
                <w:sz w:val="18"/>
                <w:szCs w:val="18"/>
              </w:rPr>
            </w:pPr>
            <w:del w:id="712" w:author="Jason Jafarian" w:date="2016-02-17T17:23:00Z">
              <w:r w:rsidDel="00371A2A">
                <w:rPr>
                  <w:rFonts w:ascii="Arial" w:eastAsia="Arial" w:hAnsi="Arial" w:cs="Arial"/>
                  <w:i/>
                  <w:sz w:val="18"/>
                  <w:szCs w:val="18"/>
                </w:rPr>
                <w:delText>4GB of Cosair Memory at 800MHZ</w:delText>
              </w:r>
            </w:del>
          </w:p>
        </w:tc>
      </w:tr>
      <w:tr w:rsidR="0028250A" w:rsidDel="00371A2A" w14:paraId="40857A50" w14:textId="2EEBF3A7" w:rsidTr="00371A2A">
        <w:trPr>
          <w:trHeight w:val="233"/>
          <w:jc w:val="center"/>
          <w:del w:id="713" w:author="Jason Jafarian" w:date="2016-02-17T17:23:00Z"/>
        </w:trPr>
        <w:tc>
          <w:tcPr>
            <w:tcW w:w="3204" w:type="dxa"/>
            <w:shd w:val="clear" w:color="auto" w:fill="auto"/>
          </w:tcPr>
          <w:p w14:paraId="0272B3D5" w14:textId="013964BC" w:rsidR="0028250A" w:rsidDel="00371A2A" w:rsidRDefault="0028250A" w:rsidP="0028250A">
            <w:pPr>
              <w:pStyle w:val="Normal1"/>
              <w:spacing w:after="0"/>
              <w:jc w:val="left"/>
              <w:rPr>
                <w:del w:id="714" w:author="Jason Jafarian" w:date="2016-02-17T17:23:00Z"/>
                <w:rFonts w:ascii="Arial" w:eastAsia="Arial" w:hAnsi="Arial" w:cs="Arial"/>
                <w:b/>
                <w:i/>
                <w:sz w:val="18"/>
                <w:szCs w:val="18"/>
              </w:rPr>
            </w:pPr>
            <w:del w:id="715" w:author="Jason Jafarian" w:date="2016-02-17T17:23:00Z">
              <w:r w:rsidDel="00371A2A">
                <w:rPr>
                  <w:rFonts w:ascii="Arial" w:eastAsia="Arial" w:hAnsi="Arial" w:cs="Arial"/>
                  <w:b/>
                  <w:i/>
                  <w:sz w:val="18"/>
                  <w:szCs w:val="18"/>
                </w:rPr>
                <w:delText>Hard Disk Space</w:delText>
              </w:r>
            </w:del>
          </w:p>
        </w:tc>
        <w:tc>
          <w:tcPr>
            <w:tcW w:w="4104" w:type="dxa"/>
            <w:shd w:val="clear" w:color="auto" w:fill="auto"/>
          </w:tcPr>
          <w:p w14:paraId="0569A256" w14:textId="6534A006" w:rsidR="0028250A" w:rsidDel="00371A2A" w:rsidRDefault="0028250A" w:rsidP="0028250A">
            <w:pPr>
              <w:pStyle w:val="Normal1"/>
              <w:spacing w:after="0"/>
              <w:jc w:val="left"/>
              <w:rPr>
                <w:del w:id="716" w:author="Jason Jafarian" w:date="2016-02-17T17:23:00Z"/>
                <w:rFonts w:ascii="Arial" w:eastAsia="Arial" w:hAnsi="Arial" w:cs="Arial"/>
                <w:i/>
                <w:sz w:val="18"/>
                <w:szCs w:val="18"/>
              </w:rPr>
            </w:pPr>
            <w:del w:id="717" w:author="Jason Jafarian" w:date="2016-02-17T17:23:00Z">
              <w:r w:rsidDel="00371A2A">
                <w:rPr>
                  <w:rFonts w:ascii="Arial" w:eastAsia="Arial" w:hAnsi="Arial" w:cs="Arial"/>
                  <w:i/>
                  <w:sz w:val="18"/>
                  <w:szCs w:val="18"/>
                </w:rPr>
                <w:delText>3 500GB drives in a RAID 0 arrangement</w:delText>
              </w:r>
            </w:del>
          </w:p>
        </w:tc>
      </w:tr>
      <w:tr w:rsidR="0028250A" w:rsidDel="00371A2A" w14:paraId="5AC0F3A2" w14:textId="480598D3" w:rsidTr="00371A2A">
        <w:trPr>
          <w:trHeight w:val="206"/>
          <w:jc w:val="center"/>
          <w:del w:id="718" w:author="Jason Jafarian" w:date="2016-02-17T17:23:00Z"/>
        </w:trPr>
        <w:tc>
          <w:tcPr>
            <w:tcW w:w="7308" w:type="dxa"/>
            <w:gridSpan w:val="2"/>
            <w:shd w:val="clear" w:color="auto" w:fill="BFBFBF" w:themeFill="background1" w:themeFillShade="BF"/>
          </w:tcPr>
          <w:p w14:paraId="5BB21AF4" w14:textId="6A368127" w:rsidR="0028250A" w:rsidDel="00371A2A" w:rsidRDefault="0028250A" w:rsidP="0028250A">
            <w:pPr>
              <w:pStyle w:val="Normal1"/>
              <w:spacing w:after="0"/>
              <w:jc w:val="left"/>
              <w:rPr>
                <w:del w:id="719" w:author="Jason Jafarian" w:date="2016-02-17T17:23:00Z"/>
                <w:rFonts w:ascii="Arial" w:eastAsia="Arial" w:hAnsi="Arial" w:cs="Arial"/>
                <w:i/>
                <w:sz w:val="18"/>
                <w:szCs w:val="18"/>
              </w:rPr>
            </w:pPr>
            <w:del w:id="720" w:author="Jason Jafarian" w:date="2016-02-17T17:23:00Z">
              <w:r w:rsidRPr="00D83B36" w:rsidDel="00371A2A">
                <w:rPr>
                  <w:rFonts w:ascii="Arial" w:eastAsia="Arial" w:hAnsi="Arial" w:cs="Arial"/>
                  <w:b/>
                  <w:sz w:val="18"/>
                  <w:szCs w:val="18"/>
                </w:rPr>
                <w:delText>Zookeeper</w:delText>
              </w:r>
            </w:del>
          </w:p>
        </w:tc>
      </w:tr>
      <w:tr w:rsidR="0028250A" w:rsidDel="00371A2A" w14:paraId="40AF70A8" w14:textId="61370E99" w:rsidTr="00371A2A">
        <w:trPr>
          <w:trHeight w:val="206"/>
          <w:jc w:val="center"/>
          <w:del w:id="721" w:author="Jason Jafarian" w:date="2016-02-17T17:23:00Z"/>
        </w:trPr>
        <w:tc>
          <w:tcPr>
            <w:tcW w:w="3204" w:type="dxa"/>
            <w:shd w:val="clear" w:color="auto" w:fill="auto"/>
          </w:tcPr>
          <w:p w14:paraId="374F6465" w14:textId="274C7F1F" w:rsidR="0028250A" w:rsidDel="00371A2A" w:rsidRDefault="0028250A" w:rsidP="0028250A">
            <w:pPr>
              <w:pStyle w:val="Normal1"/>
              <w:spacing w:after="0"/>
              <w:jc w:val="left"/>
              <w:rPr>
                <w:del w:id="722" w:author="Jason Jafarian" w:date="2016-02-17T17:23:00Z"/>
                <w:rFonts w:ascii="Arial" w:eastAsia="Arial" w:hAnsi="Arial" w:cs="Arial"/>
                <w:b/>
                <w:i/>
                <w:sz w:val="18"/>
                <w:szCs w:val="18"/>
              </w:rPr>
            </w:pPr>
            <w:del w:id="723" w:author="Jason Jafarian" w:date="2016-02-17T17:23:00Z">
              <w:r w:rsidDel="00371A2A">
                <w:rPr>
                  <w:rFonts w:ascii="Arial" w:eastAsia="Arial" w:hAnsi="Arial" w:cs="Arial"/>
                  <w:b/>
                  <w:i/>
                  <w:sz w:val="18"/>
                  <w:szCs w:val="18"/>
                </w:rPr>
                <w:delText>Processor Type</w:delText>
              </w:r>
            </w:del>
          </w:p>
        </w:tc>
        <w:tc>
          <w:tcPr>
            <w:tcW w:w="4104" w:type="dxa"/>
            <w:shd w:val="clear" w:color="auto" w:fill="auto"/>
          </w:tcPr>
          <w:p w14:paraId="7BCB48A9" w14:textId="1EF612AC" w:rsidR="0028250A" w:rsidDel="00371A2A" w:rsidRDefault="0028250A" w:rsidP="0028250A">
            <w:pPr>
              <w:pStyle w:val="Normal1"/>
              <w:spacing w:after="0"/>
              <w:jc w:val="left"/>
              <w:rPr>
                <w:del w:id="724" w:author="Jason Jafarian" w:date="2016-02-17T17:23:00Z"/>
                <w:rFonts w:ascii="Arial" w:eastAsia="Arial" w:hAnsi="Arial" w:cs="Arial"/>
                <w:i/>
                <w:sz w:val="18"/>
                <w:szCs w:val="18"/>
              </w:rPr>
            </w:pPr>
            <w:del w:id="725" w:author="Jason Jafarian" w:date="2016-02-17T17:23:00Z">
              <w:r w:rsidDel="00371A2A">
                <w:rPr>
                  <w:rFonts w:ascii="Arial" w:eastAsia="Arial" w:hAnsi="Arial" w:cs="Arial"/>
                  <w:i/>
                  <w:sz w:val="18"/>
                  <w:szCs w:val="18"/>
                </w:rPr>
                <w:delText>Intel Core 2 Duo – 6700</w:delText>
              </w:r>
            </w:del>
          </w:p>
        </w:tc>
      </w:tr>
      <w:tr w:rsidR="0028250A" w:rsidDel="00371A2A" w14:paraId="4A05D9E0" w14:textId="14206477" w:rsidTr="00371A2A">
        <w:trPr>
          <w:trHeight w:val="206"/>
          <w:jc w:val="center"/>
          <w:del w:id="726" w:author="Jason Jafarian" w:date="2016-02-17T17:23:00Z"/>
        </w:trPr>
        <w:tc>
          <w:tcPr>
            <w:tcW w:w="3204" w:type="dxa"/>
            <w:shd w:val="clear" w:color="auto" w:fill="auto"/>
          </w:tcPr>
          <w:p w14:paraId="2581C136" w14:textId="358C037F" w:rsidR="0028250A" w:rsidDel="00371A2A" w:rsidRDefault="0028250A" w:rsidP="0028250A">
            <w:pPr>
              <w:pStyle w:val="Normal1"/>
              <w:spacing w:after="0"/>
              <w:jc w:val="left"/>
              <w:rPr>
                <w:del w:id="727" w:author="Jason Jafarian" w:date="2016-02-17T17:23:00Z"/>
                <w:rFonts w:ascii="Arial" w:eastAsia="Arial" w:hAnsi="Arial" w:cs="Arial"/>
                <w:b/>
                <w:i/>
                <w:sz w:val="18"/>
                <w:szCs w:val="18"/>
              </w:rPr>
            </w:pPr>
            <w:del w:id="728" w:author="Jason Jafarian" w:date="2016-02-17T17:23:00Z">
              <w:r w:rsidDel="00371A2A">
                <w:rPr>
                  <w:rFonts w:ascii="Arial" w:eastAsia="Arial" w:hAnsi="Arial" w:cs="Arial"/>
                  <w:b/>
                  <w:i/>
                  <w:sz w:val="18"/>
                  <w:szCs w:val="18"/>
                </w:rPr>
                <w:delText>System Memory</w:delText>
              </w:r>
            </w:del>
          </w:p>
        </w:tc>
        <w:tc>
          <w:tcPr>
            <w:tcW w:w="4104" w:type="dxa"/>
            <w:shd w:val="clear" w:color="auto" w:fill="auto"/>
          </w:tcPr>
          <w:p w14:paraId="7DDE08D5" w14:textId="57CDFAEE" w:rsidR="0028250A" w:rsidDel="00371A2A" w:rsidRDefault="0028250A" w:rsidP="0028250A">
            <w:pPr>
              <w:pStyle w:val="Normal1"/>
              <w:spacing w:after="0"/>
              <w:jc w:val="left"/>
              <w:rPr>
                <w:del w:id="729" w:author="Jason Jafarian" w:date="2016-02-17T17:23:00Z"/>
                <w:rFonts w:ascii="Arial" w:eastAsia="Arial" w:hAnsi="Arial" w:cs="Arial"/>
                <w:i/>
                <w:sz w:val="18"/>
                <w:szCs w:val="18"/>
              </w:rPr>
            </w:pPr>
            <w:del w:id="730" w:author="Jason Jafarian" w:date="2016-02-17T17:23:00Z">
              <w:r w:rsidDel="00371A2A">
                <w:rPr>
                  <w:rFonts w:ascii="Arial" w:eastAsia="Arial" w:hAnsi="Arial" w:cs="Arial"/>
                  <w:i/>
                  <w:sz w:val="18"/>
                  <w:szCs w:val="18"/>
                </w:rPr>
                <w:delText>4GB of Cosair Memory at 800MHZ</w:delText>
              </w:r>
            </w:del>
          </w:p>
        </w:tc>
      </w:tr>
      <w:tr w:rsidR="0028250A" w:rsidDel="00371A2A" w14:paraId="38B6806F" w14:textId="6781CB9B" w:rsidTr="00371A2A">
        <w:trPr>
          <w:trHeight w:val="206"/>
          <w:jc w:val="center"/>
          <w:del w:id="731" w:author="Jason Jafarian" w:date="2016-02-17T17:23:00Z"/>
        </w:trPr>
        <w:tc>
          <w:tcPr>
            <w:tcW w:w="3204" w:type="dxa"/>
            <w:shd w:val="clear" w:color="auto" w:fill="auto"/>
          </w:tcPr>
          <w:p w14:paraId="5D844203" w14:textId="515E55AA" w:rsidR="0028250A" w:rsidDel="00371A2A" w:rsidRDefault="0028250A" w:rsidP="0028250A">
            <w:pPr>
              <w:pStyle w:val="Normal1"/>
              <w:spacing w:after="0"/>
              <w:jc w:val="left"/>
              <w:rPr>
                <w:del w:id="732" w:author="Jason Jafarian" w:date="2016-02-17T17:23:00Z"/>
                <w:rFonts w:ascii="Arial" w:eastAsia="Arial" w:hAnsi="Arial" w:cs="Arial"/>
                <w:b/>
                <w:i/>
                <w:sz w:val="18"/>
                <w:szCs w:val="18"/>
              </w:rPr>
            </w:pPr>
            <w:del w:id="733" w:author="Jason Jafarian" w:date="2016-02-17T17:23:00Z">
              <w:r w:rsidDel="00371A2A">
                <w:rPr>
                  <w:rFonts w:ascii="Arial" w:eastAsia="Arial" w:hAnsi="Arial" w:cs="Arial"/>
                  <w:b/>
                  <w:i/>
                  <w:sz w:val="18"/>
                  <w:szCs w:val="18"/>
                </w:rPr>
                <w:delText>Hard Disk Space</w:delText>
              </w:r>
            </w:del>
          </w:p>
        </w:tc>
        <w:tc>
          <w:tcPr>
            <w:tcW w:w="4104" w:type="dxa"/>
            <w:shd w:val="clear" w:color="auto" w:fill="auto"/>
          </w:tcPr>
          <w:p w14:paraId="35E54C8D" w14:textId="1E52BF4E" w:rsidR="0028250A" w:rsidDel="00371A2A" w:rsidRDefault="0028250A" w:rsidP="0028250A">
            <w:pPr>
              <w:pStyle w:val="Normal1"/>
              <w:spacing w:after="0"/>
              <w:jc w:val="left"/>
              <w:rPr>
                <w:del w:id="734" w:author="Jason Jafarian" w:date="2016-02-17T17:23:00Z"/>
                <w:rFonts w:ascii="Arial" w:eastAsia="Arial" w:hAnsi="Arial" w:cs="Arial"/>
                <w:i/>
                <w:sz w:val="18"/>
                <w:szCs w:val="18"/>
              </w:rPr>
            </w:pPr>
            <w:del w:id="735" w:author="Jason Jafarian" w:date="2016-02-17T17:23:00Z">
              <w:r w:rsidDel="00371A2A">
                <w:rPr>
                  <w:rFonts w:ascii="Arial" w:eastAsia="Arial" w:hAnsi="Arial" w:cs="Arial"/>
                  <w:i/>
                  <w:sz w:val="18"/>
                  <w:szCs w:val="18"/>
                </w:rPr>
                <w:delText>3 500GB drives in a RAID 0 arrangement</w:delText>
              </w:r>
            </w:del>
          </w:p>
        </w:tc>
      </w:tr>
    </w:tbl>
    <w:p w14:paraId="0515D2B9" w14:textId="7D46294F" w:rsidR="00F52B3F" w:rsidRDefault="00F52B3F" w:rsidP="0028250A">
      <w:pPr>
        <w:pStyle w:val="Caption"/>
        <w:jc w:val="center"/>
        <w:rPr>
          <w:ins w:id="736" w:author="Jason Jafarian" w:date="2016-02-17T17:26:00Z"/>
          <w:b/>
          <w:i w:val="0"/>
          <w:color w:val="000000" w:themeColor="text1"/>
          <w:sz w:val="24"/>
          <w:szCs w:val="24"/>
        </w:rPr>
      </w:pPr>
      <w:bookmarkStart w:id="737" w:name="_Toc442439896"/>
      <w:r w:rsidRPr="005864F3">
        <w:rPr>
          <w:b/>
          <w:i w:val="0"/>
          <w:color w:val="000000" w:themeColor="text1"/>
          <w:sz w:val="24"/>
          <w:szCs w:val="24"/>
        </w:rPr>
        <w:t xml:space="preserve">Table </w:t>
      </w:r>
      <w:r w:rsidRPr="005864F3">
        <w:rPr>
          <w:b/>
          <w:i w:val="0"/>
          <w:color w:val="000000" w:themeColor="text1"/>
          <w:sz w:val="24"/>
          <w:szCs w:val="24"/>
        </w:rPr>
        <w:fldChar w:fldCharType="begin"/>
      </w:r>
      <w:r w:rsidRPr="005864F3">
        <w:rPr>
          <w:b/>
          <w:i w:val="0"/>
          <w:color w:val="000000" w:themeColor="text1"/>
          <w:sz w:val="24"/>
          <w:szCs w:val="24"/>
        </w:rPr>
        <w:instrText xml:space="preserve"> SEQ Table \* ARABIC </w:instrText>
      </w:r>
      <w:r w:rsidRPr="005864F3">
        <w:rPr>
          <w:b/>
          <w:i w:val="0"/>
          <w:color w:val="000000" w:themeColor="text1"/>
          <w:sz w:val="24"/>
          <w:szCs w:val="24"/>
        </w:rPr>
        <w:fldChar w:fldCharType="separate"/>
      </w:r>
      <w:r w:rsidR="002C6D97">
        <w:rPr>
          <w:b/>
          <w:i w:val="0"/>
          <w:noProof/>
          <w:color w:val="000000" w:themeColor="text1"/>
          <w:sz w:val="24"/>
          <w:szCs w:val="24"/>
        </w:rPr>
        <w:t>4</w:t>
      </w:r>
      <w:r w:rsidRPr="005864F3">
        <w:rPr>
          <w:b/>
          <w:i w:val="0"/>
          <w:color w:val="000000" w:themeColor="text1"/>
          <w:sz w:val="24"/>
          <w:szCs w:val="24"/>
        </w:rPr>
        <w:fldChar w:fldCharType="end"/>
      </w:r>
      <w:r w:rsidRPr="005864F3">
        <w:rPr>
          <w:b/>
          <w:i w:val="0"/>
          <w:color w:val="000000" w:themeColor="text1"/>
          <w:sz w:val="24"/>
          <w:szCs w:val="24"/>
        </w:rPr>
        <w:t xml:space="preserve">: </w:t>
      </w:r>
      <w:r>
        <w:rPr>
          <w:b/>
          <w:i w:val="0"/>
          <w:color w:val="000000" w:themeColor="text1"/>
          <w:sz w:val="24"/>
          <w:szCs w:val="24"/>
        </w:rPr>
        <w:t>Production</w:t>
      </w:r>
      <w:r w:rsidRPr="005864F3">
        <w:rPr>
          <w:b/>
          <w:i w:val="0"/>
          <w:color w:val="000000" w:themeColor="text1"/>
          <w:sz w:val="24"/>
          <w:szCs w:val="24"/>
        </w:rPr>
        <w:t xml:space="preserve"> VPC</w:t>
      </w:r>
      <w:bookmarkEnd w:id="737"/>
    </w:p>
    <w:p w14:paraId="07ABADD2" w14:textId="77777777" w:rsidR="00371A2A" w:rsidRPr="00371A2A" w:rsidRDefault="00371A2A">
      <w:pPr>
        <w:rPr>
          <w:ins w:id="738" w:author="Jason Jafarian" w:date="2016-02-17T17:23:00Z"/>
          <w:i/>
          <w:rPrChange w:id="739" w:author="Jason Jafarian" w:date="2016-02-17T17:26:00Z">
            <w:rPr>
              <w:ins w:id="740" w:author="Jason Jafarian" w:date="2016-02-17T17:23:00Z"/>
              <w:b/>
              <w:i w:val="0"/>
              <w:color w:val="000000" w:themeColor="text1"/>
              <w:sz w:val="24"/>
              <w:szCs w:val="24"/>
            </w:rPr>
          </w:rPrChange>
        </w:rPr>
        <w:pPrChange w:id="741" w:author="Jason Jafarian" w:date="2016-02-17T17:26:00Z">
          <w:pPr>
            <w:pStyle w:val="Caption"/>
            <w:jc w:val="center"/>
          </w:pPr>
        </w:pPrChange>
      </w:pPr>
    </w:p>
    <w:tbl>
      <w:tblPr>
        <w:tblStyle w:val="a1"/>
        <w:tblW w:w="7308"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3204"/>
        <w:gridCol w:w="4104"/>
      </w:tblGrid>
      <w:tr w:rsidR="00690EA3" w14:paraId="299F2DEE" w14:textId="77777777" w:rsidTr="00690EA3">
        <w:trPr>
          <w:jc w:val="center"/>
          <w:ins w:id="742" w:author="Jason Jafarian" w:date="2016-02-17T17:23:00Z"/>
        </w:trPr>
        <w:tc>
          <w:tcPr>
            <w:tcW w:w="7308" w:type="dxa"/>
            <w:gridSpan w:val="2"/>
            <w:shd w:val="clear" w:color="auto" w:fill="BFBFBF"/>
          </w:tcPr>
          <w:p w14:paraId="2C2885BB" w14:textId="1615C832" w:rsidR="00690EA3" w:rsidRDefault="00690EA3" w:rsidP="00690EA3">
            <w:pPr>
              <w:pStyle w:val="Normal1"/>
              <w:spacing w:after="0"/>
              <w:jc w:val="left"/>
              <w:rPr>
                <w:ins w:id="743" w:author="Jason Jafarian" w:date="2016-02-17T17:23:00Z"/>
              </w:rPr>
            </w:pPr>
            <w:ins w:id="744" w:author="Jason Jafarian" w:date="2016-02-18T14:49:00Z">
              <w:r>
                <w:rPr>
                  <w:rFonts w:ascii="Arial" w:eastAsia="Arial" w:hAnsi="Arial" w:cs="Arial"/>
                  <w:b/>
                  <w:sz w:val="18"/>
                  <w:szCs w:val="18"/>
                </w:rPr>
                <w:t xml:space="preserve">Banana Web </w:t>
              </w:r>
              <w:r w:rsidR="00EF2644">
                <w:rPr>
                  <w:rFonts w:ascii="Arial" w:eastAsia="Arial" w:hAnsi="Arial" w:cs="Arial"/>
                  <w:b/>
                  <w:color w:val="auto"/>
                  <w:sz w:val="18"/>
                  <w:szCs w:val="18"/>
                </w:rPr>
                <w:t xml:space="preserve">Server – AWS </w:t>
              </w:r>
            </w:ins>
            <w:ins w:id="745" w:author="Jason Jafarian" w:date="2016-02-18T21:49:00Z">
              <w:r w:rsidR="00B551A9">
                <w:rPr>
                  <w:rFonts w:ascii="Arial" w:eastAsia="Arial" w:hAnsi="Arial" w:cs="Arial"/>
                  <w:b/>
                  <w:color w:val="auto"/>
                  <w:sz w:val="18"/>
                  <w:szCs w:val="18"/>
                </w:rPr>
                <w:t>type:</w:t>
              </w:r>
            </w:ins>
            <w:ins w:id="746" w:author="Jason Jafarian" w:date="2016-02-18T14:49:00Z">
              <w:r w:rsidR="00EF2644">
                <w:rPr>
                  <w:rFonts w:ascii="Arial" w:eastAsia="Arial" w:hAnsi="Arial" w:cs="Arial"/>
                  <w:b/>
                  <w:color w:val="auto"/>
                  <w:sz w:val="18"/>
                  <w:szCs w:val="18"/>
                </w:rPr>
                <w:t xml:space="preserve"> m3. l</w:t>
              </w:r>
              <w:r w:rsidRPr="004D2D90">
                <w:rPr>
                  <w:rFonts w:ascii="Arial" w:eastAsia="Arial" w:hAnsi="Arial" w:cs="Arial"/>
                  <w:b/>
                  <w:color w:val="auto"/>
                  <w:sz w:val="18"/>
                  <w:szCs w:val="18"/>
                </w:rPr>
                <w:t>arge</w:t>
              </w:r>
            </w:ins>
          </w:p>
        </w:tc>
      </w:tr>
      <w:tr w:rsidR="00690EA3" w14:paraId="40B2F432" w14:textId="77777777" w:rsidTr="00690EA3">
        <w:trPr>
          <w:jc w:val="center"/>
          <w:ins w:id="747" w:author="Jason Jafarian" w:date="2016-02-17T17:23:00Z"/>
        </w:trPr>
        <w:tc>
          <w:tcPr>
            <w:tcW w:w="3204" w:type="dxa"/>
          </w:tcPr>
          <w:p w14:paraId="5AB1C985" w14:textId="77777777" w:rsidR="00690EA3" w:rsidRDefault="00690EA3" w:rsidP="00690EA3">
            <w:pPr>
              <w:pStyle w:val="Normal1"/>
              <w:spacing w:after="0"/>
              <w:jc w:val="left"/>
              <w:rPr>
                <w:ins w:id="748" w:author="Jason Jafarian" w:date="2016-02-17T17:23:00Z"/>
              </w:rPr>
            </w:pPr>
            <w:ins w:id="749" w:author="Jason Jafarian" w:date="2016-02-17T17:23:00Z">
              <w:r>
                <w:rPr>
                  <w:rFonts w:ascii="Arial" w:eastAsia="Arial" w:hAnsi="Arial" w:cs="Arial"/>
                  <w:b/>
                  <w:i/>
                  <w:sz w:val="18"/>
                  <w:szCs w:val="18"/>
                </w:rPr>
                <w:t>Processor Type</w:t>
              </w:r>
            </w:ins>
          </w:p>
        </w:tc>
        <w:tc>
          <w:tcPr>
            <w:tcW w:w="4104" w:type="dxa"/>
          </w:tcPr>
          <w:p w14:paraId="718CC6C9" w14:textId="77777777" w:rsidR="00690EA3" w:rsidRPr="004D2D90" w:rsidRDefault="00690EA3" w:rsidP="00690EA3">
            <w:pPr>
              <w:pStyle w:val="Normal1"/>
              <w:spacing w:after="0"/>
              <w:jc w:val="left"/>
              <w:rPr>
                <w:ins w:id="750" w:author="Jason Jafarian" w:date="2016-02-17T17:23:00Z"/>
                <w:rFonts w:ascii="Arial" w:hAnsi="Arial" w:cs="Arial"/>
                <w:sz w:val="18"/>
                <w:szCs w:val="18"/>
              </w:rPr>
            </w:pPr>
            <w:ins w:id="751" w:author="Jason Jafarian" w:date="2016-02-17T17:23:00Z">
              <w:r w:rsidRPr="004D2D90">
                <w:rPr>
                  <w:rFonts w:ascii="Arial" w:hAnsi="Arial" w:cs="Arial"/>
                  <w:sz w:val="18"/>
                  <w:szCs w:val="18"/>
                </w:rPr>
                <w:t>2 vCPU</w:t>
              </w:r>
            </w:ins>
          </w:p>
        </w:tc>
      </w:tr>
      <w:tr w:rsidR="00690EA3" w14:paraId="2EB1CBE2" w14:textId="77777777" w:rsidTr="00690EA3">
        <w:trPr>
          <w:jc w:val="center"/>
          <w:ins w:id="752" w:author="Jason Jafarian" w:date="2016-02-17T17:23:00Z"/>
        </w:trPr>
        <w:tc>
          <w:tcPr>
            <w:tcW w:w="3204" w:type="dxa"/>
          </w:tcPr>
          <w:p w14:paraId="2C4F00A6" w14:textId="77777777" w:rsidR="00690EA3" w:rsidRDefault="00690EA3" w:rsidP="00690EA3">
            <w:pPr>
              <w:pStyle w:val="Normal1"/>
              <w:spacing w:after="0"/>
              <w:jc w:val="left"/>
              <w:rPr>
                <w:ins w:id="753" w:author="Jason Jafarian" w:date="2016-02-17T17:23:00Z"/>
              </w:rPr>
            </w:pPr>
            <w:ins w:id="754" w:author="Jason Jafarian" w:date="2016-02-17T17:23:00Z">
              <w:r>
                <w:rPr>
                  <w:rFonts w:ascii="Arial" w:eastAsia="Arial" w:hAnsi="Arial" w:cs="Arial"/>
                  <w:b/>
                  <w:i/>
                  <w:sz w:val="18"/>
                  <w:szCs w:val="18"/>
                </w:rPr>
                <w:t>System Memory</w:t>
              </w:r>
            </w:ins>
          </w:p>
        </w:tc>
        <w:tc>
          <w:tcPr>
            <w:tcW w:w="4104" w:type="dxa"/>
          </w:tcPr>
          <w:p w14:paraId="6DD8BC04" w14:textId="77777777" w:rsidR="00690EA3" w:rsidRPr="004D2D90" w:rsidRDefault="00690EA3" w:rsidP="00690EA3">
            <w:pPr>
              <w:pStyle w:val="Normal1"/>
              <w:spacing w:after="0"/>
              <w:jc w:val="left"/>
              <w:rPr>
                <w:ins w:id="755" w:author="Jason Jafarian" w:date="2016-02-17T17:23:00Z"/>
                <w:rFonts w:ascii="Arial" w:hAnsi="Arial" w:cs="Arial"/>
                <w:sz w:val="18"/>
                <w:szCs w:val="18"/>
              </w:rPr>
            </w:pPr>
            <w:ins w:id="756" w:author="Jason Jafarian" w:date="2016-02-17T17:23:00Z">
              <w:r w:rsidRPr="004D2D90">
                <w:rPr>
                  <w:rFonts w:ascii="Arial" w:hAnsi="Arial" w:cs="Arial"/>
                  <w:sz w:val="18"/>
                  <w:szCs w:val="18"/>
                </w:rPr>
                <w:t>7.5 gb</w:t>
              </w:r>
            </w:ins>
          </w:p>
        </w:tc>
      </w:tr>
      <w:tr w:rsidR="00690EA3" w14:paraId="64449C2B" w14:textId="77777777" w:rsidTr="00690EA3">
        <w:trPr>
          <w:trHeight w:val="197"/>
          <w:jc w:val="center"/>
          <w:ins w:id="757" w:author="Jason Jafarian" w:date="2016-02-17T17:23:00Z"/>
        </w:trPr>
        <w:tc>
          <w:tcPr>
            <w:tcW w:w="3204" w:type="dxa"/>
          </w:tcPr>
          <w:p w14:paraId="75E75C43" w14:textId="77777777" w:rsidR="00690EA3" w:rsidRDefault="00690EA3" w:rsidP="00690EA3">
            <w:pPr>
              <w:pStyle w:val="Normal1"/>
              <w:spacing w:after="0"/>
              <w:jc w:val="left"/>
              <w:rPr>
                <w:ins w:id="758" w:author="Jason Jafarian" w:date="2016-02-17T17:23:00Z"/>
              </w:rPr>
            </w:pPr>
            <w:ins w:id="759" w:author="Jason Jafarian" w:date="2016-02-17T17:23:00Z">
              <w:r>
                <w:rPr>
                  <w:rFonts w:ascii="Arial" w:eastAsia="Arial" w:hAnsi="Arial" w:cs="Arial"/>
                  <w:b/>
                  <w:i/>
                  <w:sz w:val="18"/>
                  <w:szCs w:val="18"/>
                </w:rPr>
                <w:t>Hard Disk Space</w:t>
              </w:r>
            </w:ins>
          </w:p>
        </w:tc>
        <w:tc>
          <w:tcPr>
            <w:tcW w:w="4104" w:type="dxa"/>
          </w:tcPr>
          <w:p w14:paraId="47CB7B43" w14:textId="77777777" w:rsidR="00690EA3" w:rsidRPr="004D2D90" w:rsidRDefault="00690EA3" w:rsidP="00690EA3">
            <w:pPr>
              <w:pStyle w:val="Normal1"/>
              <w:spacing w:after="0"/>
              <w:jc w:val="left"/>
              <w:rPr>
                <w:ins w:id="760" w:author="Jason Jafarian" w:date="2016-02-17T17:23:00Z"/>
                <w:rFonts w:ascii="Arial" w:hAnsi="Arial" w:cs="Arial"/>
                <w:sz w:val="18"/>
                <w:szCs w:val="18"/>
              </w:rPr>
            </w:pPr>
            <w:ins w:id="761" w:author="Jason Jafarian" w:date="2016-02-17T17:23:00Z">
              <w:r w:rsidRPr="004D2D90">
                <w:rPr>
                  <w:rFonts w:ascii="Arial" w:hAnsi="Arial" w:cs="Arial"/>
                  <w:sz w:val="18"/>
                  <w:szCs w:val="18"/>
                </w:rPr>
                <w:t>1 x 32 gb SSD</w:t>
              </w:r>
            </w:ins>
          </w:p>
        </w:tc>
      </w:tr>
      <w:tr w:rsidR="00690EA3" w14:paraId="16A8B4E0" w14:textId="77777777" w:rsidTr="00690EA3">
        <w:trPr>
          <w:trHeight w:val="197"/>
          <w:jc w:val="center"/>
          <w:ins w:id="762" w:author="Jason Jafarian" w:date="2016-02-17T17:23:00Z"/>
        </w:trPr>
        <w:tc>
          <w:tcPr>
            <w:tcW w:w="7308" w:type="dxa"/>
            <w:gridSpan w:val="2"/>
            <w:shd w:val="clear" w:color="auto" w:fill="BFBFBF" w:themeFill="background1" w:themeFillShade="BF"/>
          </w:tcPr>
          <w:p w14:paraId="37280DDD" w14:textId="4137C193" w:rsidR="00690EA3" w:rsidRDefault="00690EA3" w:rsidP="00EF2644">
            <w:pPr>
              <w:pStyle w:val="Normal1"/>
              <w:spacing w:after="0"/>
              <w:jc w:val="left"/>
              <w:rPr>
                <w:ins w:id="763" w:author="Jason Jafarian" w:date="2016-02-17T17:23:00Z"/>
                <w:rFonts w:ascii="Arial" w:eastAsia="Arial" w:hAnsi="Arial" w:cs="Arial"/>
                <w:i/>
                <w:sz w:val="18"/>
                <w:szCs w:val="18"/>
              </w:rPr>
            </w:pPr>
            <w:ins w:id="764" w:author="Jason Jafarian" w:date="2016-02-17T17:23:00Z">
              <w:r>
                <w:rPr>
                  <w:rFonts w:ascii="Arial" w:eastAsia="Arial" w:hAnsi="Arial" w:cs="Arial"/>
                  <w:b/>
                  <w:sz w:val="18"/>
                  <w:szCs w:val="18"/>
                </w:rPr>
                <w:t>Solr Server</w:t>
              </w:r>
            </w:ins>
            <w:ins w:id="765" w:author="Jason Jafarian" w:date="2016-02-18T14:54:00Z">
              <w:r w:rsidR="00EF2644">
                <w:rPr>
                  <w:rFonts w:ascii="Arial" w:eastAsia="Arial" w:hAnsi="Arial" w:cs="Arial"/>
                  <w:b/>
                  <w:sz w:val="18"/>
                  <w:szCs w:val="18"/>
                </w:rPr>
                <w:t xml:space="preserve"> </w:t>
              </w:r>
            </w:ins>
            <w:ins w:id="766" w:author="Jason Jafarian" w:date="2016-02-18T15:01:00Z">
              <w:r w:rsidR="00EF2644" w:rsidRPr="00B551A9">
                <w:rPr>
                  <w:rFonts w:ascii="Arial" w:eastAsia="Arial" w:hAnsi="Arial" w:cs="Arial"/>
                  <w:sz w:val="18"/>
                  <w:szCs w:val="18"/>
                  <w:rPrChange w:id="767" w:author="Jason Jafarian" w:date="2016-02-18T21:49:00Z">
                    <w:rPr>
                      <w:rFonts w:ascii="Arial" w:eastAsia="Arial" w:hAnsi="Arial" w:cs="Arial"/>
                      <w:b/>
                      <w:sz w:val="18"/>
                      <w:szCs w:val="18"/>
                    </w:rPr>
                  </w:rPrChange>
                </w:rPr>
                <w:t>—</w:t>
              </w:r>
              <w:r w:rsidR="00EF2644" w:rsidRPr="00644675">
                <w:rPr>
                  <w:rFonts w:ascii="Arial" w:hAnsi="Arial" w:cs="Arial"/>
                  <w:sz w:val="18"/>
                  <w:szCs w:val="18"/>
                </w:rPr>
                <w:t xml:space="preserve">AWS </w:t>
              </w:r>
            </w:ins>
            <w:ins w:id="768" w:author="Jason Jafarian" w:date="2016-02-18T21:49:00Z">
              <w:r w:rsidR="00B551A9" w:rsidRPr="00B26105">
                <w:rPr>
                  <w:rFonts w:ascii="Arial" w:hAnsi="Arial" w:cs="Arial"/>
                  <w:sz w:val="18"/>
                  <w:szCs w:val="18"/>
                </w:rPr>
                <w:t>type:</w:t>
              </w:r>
            </w:ins>
            <w:ins w:id="769" w:author="Jason Jafarian" w:date="2016-02-18T15:01:00Z">
              <w:r w:rsidR="00EF2644" w:rsidRPr="00B26105">
                <w:rPr>
                  <w:rFonts w:ascii="Arial" w:hAnsi="Arial" w:cs="Arial"/>
                  <w:sz w:val="18"/>
                  <w:szCs w:val="18"/>
                </w:rPr>
                <w:t xml:space="preserve"> c3.8xlarge</w:t>
              </w:r>
            </w:ins>
          </w:p>
        </w:tc>
      </w:tr>
      <w:tr w:rsidR="00690EA3" w14:paraId="34215B5D" w14:textId="77777777" w:rsidTr="00690EA3">
        <w:trPr>
          <w:trHeight w:val="233"/>
          <w:jc w:val="center"/>
          <w:ins w:id="770" w:author="Jason Jafarian" w:date="2016-02-17T17:23:00Z"/>
        </w:trPr>
        <w:tc>
          <w:tcPr>
            <w:tcW w:w="3204" w:type="dxa"/>
            <w:shd w:val="clear" w:color="auto" w:fill="auto"/>
          </w:tcPr>
          <w:p w14:paraId="612FA3D4" w14:textId="77777777" w:rsidR="00690EA3" w:rsidRDefault="00690EA3" w:rsidP="00690EA3">
            <w:pPr>
              <w:pStyle w:val="Normal1"/>
              <w:spacing w:after="0"/>
              <w:jc w:val="left"/>
              <w:rPr>
                <w:ins w:id="771" w:author="Jason Jafarian" w:date="2016-02-17T17:23:00Z"/>
                <w:rFonts w:ascii="Arial" w:eastAsia="Arial" w:hAnsi="Arial" w:cs="Arial"/>
                <w:b/>
                <w:sz w:val="18"/>
                <w:szCs w:val="18"/>
              </w:rPr>
            </w:pPr>
            <w:ins w:id="772" w:author="Jason Jafarian" w:date="2016-02-17T17:23:00Z">
              <w:r>
                <w:rPr>
                  <w:rFonts w:ascii="Arial" w:eastAsia="Arial" w:hAnsi="Arial" w:cs="Arial"/>
                  <w:b/>
                  <w:i/>
                  <w:sz w:val="18"/>
                  <w:szCs w:val="18"/>
                </w:rPr>
                <w:t>Processor Type</w:t>
              </w:r>
            </w:ins>
          </w:p>
        </w:tc>
        <w:tc>
          <w:tcPr>
            <w:tcW w:w="4104" w:type="dxa"/>
            <w:shd w:val="clear" w:color="auto" w:fill="auto"/>
          </w:tcPr>
          <w:p w14:paraId="7BACED87" w14:textId="42FFEF99" w:rsidR="00690EA3" w:rsidRPr="007F5D7C" w:rsidRDefault="00690EA3" w:rsidP="00690EA3">
            <w:pPr>
              <w:pStyle w:val="Normal1"/>
              <w:spacing w:after="0"/>
              <w:jc w:val="left"/>
              <w:rPr>
                <w:ins w:id="773" w:author="Jason Jafarian" w:date="2016-02-17T17:23:00Z"/>
                <w:rFonts w:ascii="Arial" w:eastAsia="Arial" w:hAnsi="Arial" w:cs="Arial"/>
                <w:b/>
                <w:sz w:val="18"/>
                <w:szCs w:val="18"/>
              </w:rPr>
            </w:pPr>
            <w:ins w:id="774" w:author="Jason Jafarian" w:date="2016-02-17T17:23:00Z">
              <w:r>
                <w:rPr>
                  <w:rFonts w:ascii="Arial" w:hAnsi="Arial" w:cs="Arial"/>
                  <w:sz w:val="18"/>
                  <w:szCs w:val="18"/>
                </w:rPr>
                <w:t>32</w:t>
              </w:r>
              <w:r w:rsidRPr="004D2D90">
                <w:rPr>
                  <w:rFonts w:ascii="Arial" w:hAnsi="Arial" w:cs="Arial"/>
                  <w:sz w:val="18"/>
                  <w:szCs w:val="18"/>
                </w:rPr>
                <w:t xml:space="preserve"> vCPU</w:t>
              </w:r>
            </w:ins>
          </w:p>
        </w:tc>
      </w:tr>
      <w:tr w:rsidR="00690EA3" w14:paraId="5E70B006" w14:textId="77777777" w:rsidTr="00690EA3">
        <w:trPr>
          <w:trHeight w:val="206"/>
          <w:jc w:val="center"/>
          <w:ins w:id="775" w:author="Jason Jafarian" w:date="2016-02-17T17:23:00Z"/>
        </w:trPr>
        <w:tc>
          <w:tcPr>
            <w:tcW w:w="3204" w:type="dxa"/>
            <w:shd w:val="clear" w:color="auto" w:fill="auto"/>
          </w:tcPr>
          <w:p w14:paraId="7EBADA6B" w14:textId="77777777" w:rsidR="00690EA3" w:rsidRDefault="00690EA3" w:rsidP="00690EA3">
            <w:pPr>
              <w:pStyle w:val="Normal1"/>
              <w:spacing w:after="0"/>
              <w:jc w:val="left"/>
              <w:rPr>
                <w:ins w:id="776" w:author="Jason Jafarian" w:date="2016-02-17T17:23:00Z"/>
                <w:rFonts w:ascii="Arial" w:eastAsia="Arial" w:hAnsi="Arial" w:cs="Arial"/>
                <w:b/>
                <w:i/>
                <w:sz w:val="18"/>
                <w:szCs w:val="18"/>
              </w:rPr>
            </w:pPr>
            <w:ins w:id="777" w:author="Jason Jafarian" w:date="2016-02-17T17:23:00Z">
              <w:r>
                <w:rPr>
                  <w:rFonts w:ascii="Arial" w:eastAsia="Arial" w:hAnsi="Arial" w:cs="Arial"/>
                  <w:b/>
                  <w:i/>
                  <w:sz w:val="18"/>
                  <w:szCs w:val="18"/>
                </w:rPr>
                <w:t>System Memory</w:t>
              </w:r>
            </w:ins>
          </w:p>
        </w:tc>
        <w:tc>
          <w:tcPr>
            <w:tcW w:w="4104" w:type="dxa"/>
            <w:shd w:val="clear" w:color="auto" w:fill="auto"/>
          </w:tcPr>
          <w:p w14:paraId="615A40B1" w14:textId="3FEDFD35" w:rsidR="00690EA3" w:rsidRPr="00732991" w:rsidRDefault="00690EA3" w:rsidP="00690EA3">
            <w:pPr>
              <w:pStyle w:val="Normal1"/>
              <w:spacing w:after="0"/>
              <w:jc w:val="left"/>
              <w:rPr>
                <w:ins w:id="778" w:author="Jason Jafarian" w:date="2016-02-17T17:23:00Z"/>
                <w:rFonts w:ascii="Arial" w:eastAsia="Arial" w:hAnsi="Arial" w:cs="Arial"/>
                <w:i/>
                <w:sz w:val="18"/>
                <w:szCs w:val="18"/>
              </w:rPr>
            </w:pPr>
            <w:ins w:id="779" w:author="Jason Jafarian" w:date="2016-02-17T17:23:00Z">
              <w:r>
                <w:rPr>
                  <w:rFonts w:ascii="Arial" w:hAnsi="Arial" w:cs="Arial"/>
                  <w:sz w:val="18"/>
                  <w:szCs w:val="18"/>
                </w:rPr>
                <w:t>60</w:t>
              </w:r>
              <w:r w:rsidRPr="004D2D90">
                <w:rPr>
                  <w:rFonts w:ascii="Arial" w:hAnsi="Arial" w:cs="Arial"/>
                  <w:sz w:val="18"/>
                  <w:szCs w:val="18"/>
                </w:rPr>
                <w:t xml:space="preserve"> gb memory</w:t>
              </w:r>
            </w:ins>
          </w:p>
        </w:tc>
      </w:tr>
      <w:tr w:rsidR="00690EA3" w14:paraId="145AE74B" w14:textId="77777777" w:rsidTr="00690EA3">
        <w:trPr>
          <w:trHeight w:val="206"/>
          <w:jc w:val="center"/>
          <w:ins w:id="780" w:author="Jason Jafarian" w:date="2016-02-17T17:23:00Z"/>
        </w:trPr>
        <w:tc>
          <w:tcPr>
            <w:tcW w:w="3204" w:type="dxa"/>
            <w:shd w:val="clear" w:color="auto" w:fill="auto"/>
          </w:tcPr>
          <w:p w14:paraId="241DBB56" w14:textId="77777777" w:rsidR="00690EA3" w:rsidRDefault="00690EA3" w:rsidP="00690EA3">
            <w:pPr>
              <w:pStyle w:val="Normal1"/>
              <w:spacing w:after="0"/>
              <w:jc w:val="left"/>
              <w:rPr>
                <w:ins w:id="781" w:author="Jason Jafarian" w:date="2016-02-17T17:23:00Z"/>
                <w:rFonts w:ascii="Arial" w:eastAsia="Arial" w:hAnsi="Arial" w:cs="Arial"/>
                <w:b/>
                <w:i/>
                <w:sz w:val="18"/>
                <w:szCs w:val="18"/>
              </w:rPr>
            </w:pPr>
            <w:ins w:id="782" w:author="Jason Jafarian" w:date="2016-02-17T17:23:00Z">
              <w:r>
                <w:rPr>
                  <w:rFonts w:ascii="Arial" w:eastAsia="Arial" w:hAnsi="Arial" w:cs="Arial"/>
                  <w:b/>
                  <w:i/>
                  <w:sz w:val="18"/>
                  <w:szCs w:val="18"/>
                </w:rPr>
                <w:t>Hard Disk Space</w:t>
              </w:r>
            </w:ins>
          </w:p>
        </w:tc>
        <w:tc>
          <w:tcPr>
            <w:tcW w:w="4104" w:type="dxa"/>
            <w:shd w:val="clear" w:color="auto" w:fill="auto"/>
          </w:tcPr>
          <w:p w14:paraId="23A88DF6" w14:textId="48E81B34" w:rsidR="00690EA3" w:rsidRPr="004D2D90" w:rsidRDefault="00690EA3" w:rsidP="00690EA3">
            <w:pPr>
              <w:pStyle w:val="Normal1"/>
              <w:spacing w:after="0"/>
              <w:jc w:val="left"/>
              <w:rPr>
                <w:ins w:id="783" w:author="Jason Jafarian" w:date="2016-02-17T17:23:00Z"/>
                <w:rFonts w:ascii="Arial" w:eastAsia="Arial" w:hAnsi="Arial" w:cs="Arial"/>
                <w:sz w:val="18"/>
                <w:szCs w:val="18"/>
              </w:rPr>
            </w:pPr>
            <w:ins w:id="784" w:author="Jason Jafarian" w:date="2016-02-17T17:23:00Z">
              <w:r>
                <w:rPr>
                  <w:rFonts w:ascii="Arial" w:eastAsia="Arial" w:hAnsi="Arial" w:cs="Arial"/>
                  <w:sz w:val="18"/>
                  <w:szCs w:val="18"/>
                </w:rPr>
                <w:t>2x320</w:t>
              </w:r>
              <w:r w:rsidRPr="004D2D90">
                <w:rPr>
                  <w:rFonts w:ascii="Arial" w:eastAsia="Arial" w:hAnsi="Arial" w:cs="Arial"/>
                  <w:sz w:val="18"/>
                  <w:szCs w:val="18"/>
                </w:rPr>
                <w:t>0 gb SSD</w:t>
              </w:r>
            </w:ins>
          </w:p>
        </w:tc>
      </w:tr>
      <w:tr w:rsidR="00690EA3" w14:paraId="36D30CA8" w14:textId="77777777" w:rsidTr="00690EA3">
        <w:trPr>
          <w:trHeight w:val="206"/>
          <w:jc w:val="center"/>
          <w:ins w:id="785" w:author="Jason Jafarian" w:date="2016-02-17T17:23:00Z"/>
        </w:trPr>
        <w:tc>
          <w:tcPr>
            <w:tcW w:w="3204" w:type="dxa"/>
            <w:shd w:val="clear" w:color="auto" w:fill="FFFFFF" w:themeFill="background1"/>
          </w:tcPr>
          <w:p w14:paraId="7E67E250" w14:textId="77777777" w:rsidR="00690EA3" w:rsidRDefault="00690EA3" w:rsidP="00690EA3">
            <w:pPr>
              <w:pStyle w:val="Normal1"/>
              <w:spacing w:after="0"/>
              <w:jc w:val="left"/>
              <w:rPr>
                <w:ins w:id="786" w:author="Jason Jafarian" w:date="2016-02-17T17:23:00Z"/>
                <w:rFonts w:ascii="Arial" w:eastAsia="Arial" w:hAnsi="Arial" w:cs="Arial"/>
                <w:b/>
                <w:i/>
                <w:sz w:val="18"/>
                <w:szCs w:val="18"/>
              </w:rPr>
            </w:pPr>
            <w:ins w:id="787" w:author="Jason Jafarian" w:date="2016-02-17T17:23:00Z">
              <w:r>
                <w:rPr>
                  <w:rFonts w:ascii="Arial" w:eastAsia="Arial" w:hAnsi="Arial" w:cs="Arial"/>
                  <w:b/>
                  <w:i/>
                  <w:sz w:val="18"/>
                  <w:szCs w:val="18"/>
                </w:rPr>
                <w:t>Open Ports</w:t>
              </w:r>
            </w:ins>
          </w:p>
        </w:tc>
        <w:tc>
          <w:tcPr>
            <w:tcW w:w="4104" w:type="dxa"/>
            <w:shd w:val="clear" w:color="auto" w:fill="auto"/>
          </w:tcPr>
          <w:p w14:paraId="72620E7F" w14:textId="77777777" w:rsidR="00690EA3" w:rsidRDefault="00690EA3" w:rsidP="00690EA3">
            <w:pPr>
              <w:pStyle w:val="Normal1"/>
              <w:spacing w:after="0"/>
              <w:jc w:val="left"/>
              <w:rPr>
                <w:ins w:id="788" w:author="Jason Jafarian" w:date="2016-02-17T17:23:00Z"/>
                <w:rFonts w:ascii="Arial" w:eastAsia="Arial" w:hAnsi="Arial" w:cs="Arial"/>
                <w:i/>
                <w:sz w:val="18"/>
                <w:szCs w:val="18"/>
              </w:rPr>
            </w:pPr>
            <w:ins w:id="789" w:author="Jason Jafarian" w:date="2016-02-17T17:23:00Z">
              <w:r w:rsidRPr="00E32149">
                <w:rPr>
                  <w:rFonts w:ascii="Arial" w:eastAsia="Arial" w:hAnsi="Arial" w:cs="Arial"/>
                  <w:i/>
                  <w:sz w:val="18"/>
                  <w:szCs w:val="18"/>
                </w:rPr>
                <w:t>22, 8764, 8765, 8983, 8984, 7984, 7983, 8764, 7764</w:t>
              </w:r>
            </w:ins>
          </w:p>
        </w:tc>
      </w:tr>
      <w:tr w:rsidR="00690EA3" w14:paraId="6BFFDBDB" w14:textId="77777777" w:rsidTr="00690EA3">
        <w:trPr>
          <w:trHeight w:val="206"/>
          <w:jc w:val="center"/>
          <w:ins w:id="790" w:author="Jason Jafarian" w:date="2016-02-17T17:23:00Z"/>
        </w:trPr>
        <w:tc>
          <w:tcPr>
            <w:tcW w:w="7308" w:type="dxa"/>
            <w:gridSpan w:val="2"/>
            <w:shd w:val="clear" w:color="auto" w:fill="BFBFBF" w:themeFill="background1" w:themeFillShade="BF"/>
          </w:tcPr>
          <w:p w14:paraId="59995FDF" w14:textId="64D2F3FE" w:rsidR="00690EA3" w:rsidRPr="00B551A9" w:rsidRDefault="00690EA3" w:rsidP="00EF2644">
            <w:pPr>
              <w:pStyle w:val="Normal1"/>
              <w:spacing w:after="0"/>
              <w:jc w:val="left"/>
              <w:rPr>
                <w:ins w:id="791" w:author="Jason Jafarian" w:date="2016-02-17T17:23:00Z"/>
                <w:rFonts w:ascii="Arial" w:eastAsia="Arial" w:hAnsi="Arial" w:cs="Arial"/>
                <w:b/>
                <w:i/>
                <w:sz w:val="18"/>
                <w:szCs w:val="18"/>
                <w:rPrChange w:id="792" w:author="Jason Jafarian" w:date="2016-02-18T21:50:00Z">
                  <w:rPr>
                    <w:ins w:id="793" w:author="Jason Jafarian" w:date="2016-02-17T17:23:00Z"/>
                    <w:rFonts w:ascii="Arial" w:eastAsia="Arial" w:hAnsi="Arial" w:cs="Arial"/>
                    <w:i/>
                    <w:sz w:val="18"/>
                    <w:szCs w:val="18"/>
                  </w:rPr>
                </w:rPrChange>
              </w:rPr>
            </w:pPr>
            <w:ins w:id="794" w:author="Jason Jafarian" w:date="2016-02-17T17:23:00Z">
              <w:r w:rsidRPr="00644675">
                <w:rPr>
                  <w:rFonts w:ascii="Arial" w:eastAsia="Arial" w:hAnsi="Arial" w:cs="Arial"/>
                  <w:b/>
                  <w:sz w:val="18"/>
                  <w:szCs w:val="18"/>
                </w:rPr>
                <w:lastRenderedPageBreak/>
                <w:t>Solr Server</w:t>
              </w:r>
            </w:ins>
            <w:ins w:id="795" w:author="Jason Jafarian" w:date="2016-02-18T15:01:00Z">
              <w:r w:rsidR="00EF2644" w:rsidRPr="00644675">
                <w:rPr>
                  <w:rFonts w:ascii="Arial" w:eastAsia="Arial" w:hAnsi="Arial" w:cs="Arial"/>
                  <w:b/>
                  <w:sz w:val="18"/>
                  <w:szCs w:val="18"/>
                </w:rPr>
                <w:t>—</w:t>
              </w:r>
              <w:r w:rsidR="00EF2644" w:rsidRPr="00B551A9">
                <w:rPr>
                  <w:rFonts w:ascii="Arial" w:hAnsi="Arial" w:cs="Arial"/>
                  <w:b/>
                  <w:sz w:val="18"/>
                  <w:szCs w:val="18"/>
                  <w:rPrChange w:id="796" w:author="Jason Jafarian" w:date="2016-02-18T21:50:00Z">
                    <w:rPr>
                      <w:rFonts w:ascii="Arial" w:hAnsi="Arial" w:cs="Arial"/>
                      <w:sz w:val="18"/>
                      <w:szCs w:val="18"/>
                    </w:rPr>
                  </w:rPrChange>
                </w:rPr>
                <w:t xml:space="preserve">AWS </w:t>
              </w:r>
            </w:ins>
            <w:ins w:id="797" w:author="Jason Jafarian" w:date="2016-02-18T21:49:00Z">
              <w:r w:rsidR="00B551A9" w:rsidRPr="00B551A9">
                <w:rPr>
                  <w:rFonts w:ascii="Arial" w:hAnsi="Arial" w:cs="Arial"/>
                  <w:b/>
                  <w:sz w:val="18"/>
                  <w:szCs w:val="18"/>
                  <w:rPrChange w:id="798" w:author="Jason Jafarian" w:date="2016-02-18T21:50:00Z">
                    <w:rPr>
                      <w:rFonts w:ascii="Arial" w:hAnsi="Arial" w:cs="Arial"/>
                      <w:sz w:val="18"/>
                      <w:szCs w:val="18"/>
                    </w:rPr>
                  </w:rPrChange>
                </w:rPr>
                <w:t>type:</w:t>
              </w:r>
            </w:ins>
            <w:ins w:id="799" w:author="Jason Jafarian" w:date="2016-02-18T15:01:00Z">
              <w:r w:rsidR="00EF2644" w:rsidRPr="00B551A9">
                <w:rPr>
                  <w:rFonts w:ascii="Arial" w:hAnsi="Arial" w:cs="Arial"/>
                  <w:b/>
                  <w:sz w:val="18"/>
                  <w:szCs w:val="18"/>
                  <w:rPrChange w:id="800" w:author="Jason Jafarian" w:date="2016-02-18T21:50:00Z">
                    <w:rPr>
                      <w:rFonts w:ascii="Arial" w:hAnsi="Arial" w:cs="Arial"/>
                      <w:sz w:val="18"/>
                      <w:szCs w:val="18"/>
                    </w:rPr>
                  </w:rPrChange>
                </w:rPr>
                <w:t xml:space="preserve"> c3.8xlarge</w:t>
              </w:r>
            </w:ins>
          </w:p>
        </w:tc>
      </w:tr>
      <w:tr w:rsidR="00690EA3" w14:paraId="2796F8DE" w14:textId="77777777" w:rsidTr="00690EA3">
        <w:trPr>
          <w:trHeight w:val="206"/>
          <w:jc w:val="center"/>
          <w:ins w:id="801" w:author="Jason Jafarian" w:date="2016-02-17T17:23:00Z"/>
        </w:trPr>
        <w:tc>
          <w:tcPr>
            <w:tcW w:w="3204" w:type="dxa"/>
            <w:shd w:val="clear" w:color="auto" w:fill="auto"/>
          </w:tcPr>
          <w:p w14:paraId="51A24556" w14:textId="77777777" w:rsidR="00690EA3" w:rsidRDefault="00690EA3" w:rsidP="00690EA3">
            <w:pPr>
              <w:pStyle w:val="Normal1"/>
              <w:spacing w:after="0"/>
              <w:jc w:val="left"/>
              <w:rPr>
                <w:ins w:id="802" w:author="Jason Jafarian" w:date="2016-02-17T17:23:00Z"/>
                <w:rFonts w:ascii="Arial" w:eastAsia="Arial" w:hAnsi="Arial" w:cs="Arial"/>
                <w:b/>
                <w:i/>
                <w:sz w:val="18"/>
                <w:szCs w:val="18"/>
              </w:rPr>
            </w:pPr>
            <w:ins w:id="803" w:author="Jason Jafarian" w:date="2016-02-17T17:23:00Z">
              <w:r>
                <w:rPr>
                  <w:rFonts w:ascii="Arial" w:eastAsia="Arial" w:hAnsi="Arial" w:cs="Arial"/>
                  <w:b/>
                  <w:i/>
                  <w:sz w:val="18"/>
                  <w:szCs w:val="18"/>
                </w:rPr>
                <w:t>Processor Type</w:t>
              </w:r>
            </w:ins>
          </w:p>
        </w:tc>
        <w:tc>
          <w:tcPr>
            <w:tcW w:w="4104" w:type="dxa"/>
            <w:shd w:val="clear" w:color="auto" w:fill="auto"/>
          </w:tcPr>
          <w:p w14:paraId="594AD9EB" w14:textId="7C6E1975" w:rsidR="00690EA3" w:rsidRDefault="00690EA3" w:rsidP="00690EA3">
            <w:pPr>
              <w:pStyle w:val="Normal1"/>
              <w:spacing w:after="0"/>
              <w:jc w:val="left"/>
              <w:rPr>
                <w:ins w:id="804" w:author="Jason Jafarian" w:date="2016-02-17T17:23:00Z"/>
                <w:rFonts w:ascii="Arial" w:eastAsia="Arial" w:hAnsi="Arial" w:cs="Arial"/>
                <w:i/>
                <w:sz w:val="18"/>
                <w:szCs w:val="18"/>
              </w:rPr>
            </w:pPr>
            <w:ins w:id="805" w:author="Jason Jafarian" w:date="2016-02-17T17:23:00Z">
              <w:r>
                <w:rPr>
                  <w:rFonts w:ascii="Arial" w:hAnsi="Arial" w:cs="Arial"/>
                  <w:sz w:val="18"/>
                  <w:szCs w:val="18"/>
                </w:rPr>
                <w:t>32</w:t>
              </w:r>
              <w:r w:rsidRPr="007E08E3">
                <w:rPr>
                  <w:rFonts w:ascii="Arial" w:hAnsi="Arial" w:cs="Arial"/>
                  <w:sz w:val="18"/>
                  <w:szCs w:val="18"/>
                </w:rPr>
                <w:t xml:space="preserve"> vCPU</w:t>
              </w:r>
            </w:ins>
          </w:p>
        </w:tc>
      </w:tr>
      <w:tr w:rsidR="00690EA3" w14:paraId="7BB5ED24" w14:textId="77777777" w:rsidTr="00690EA3">
        <w:trPr>
          <w:trHeight w:val="224"/>
          <w:jc w:val="center"/>
          <w:ins w:id="806" w:author="Jason Jafarian" w:date="2016-02-17T17:23:00Z"/>
        </w:trPr>
        <w:tc>
          <w:tcPr>
            <w:tcW w:w="3204" w:type="dxa"/>
            <w:shd w:val="clear" w:color="auto" w:fill="auto"/>
          </w:tcPr>
          <w:p w14:paraId="65D63716" w14:textId="77777777" w:rsidR="00690EA3" w:rsidRDefault="00690EA3" w:rsidP="00690EA3">
            <w:pPr>
              <w:pStyle w:val="Normal1"/>
              <w:spacing w:after="0"/>
              <w:jc w:val="left"/>
              <w:rPr>
                <w:ins w:id="807" w:author="Jason Jafarian" w:date="2016-02-17T17:23:00Z"/>
                <w:rFonts w:ascii="Arial" w:eastAsia="Arial" w:hAnsi="Arial" w:cs="Arial"/>
                <w:b/>
                <w:i/>
                <w:sz w:val="18"/>
                <w:szCs w:val="18"/>
              </w:rPr>
            </w:pPr>
            <w:ins w:id="808" w:author="Jason Jafarian" w:date="2016-02-17T17:23:00Z">
              <w:r>
                <w:rPr>
                  <w:rFonts w:ascii="Arial" w:eastAsia="Arial" w:hAnsi="Arial" w:cs="Arial"/>
                  <w:b/>
                  <w:i/>
                  <w:sz w:val="18"/>
                  <w:szCs w:val="18"/>
                </w:rPr>
                <w:t>System Memory</w:t>
              </w:r>
            </w:ins>
          </w:p>
        </w:tc>
        <w:tc>
          <w:tcPr>
            <w:tcW w:w="4104" w:type="dxa"/>
            <w:shd w:val="clear" w:color="auto" w:fill="auto"/>
          </w:tcPr>
          <w:p w14:paraId="660C2A0C" w14:textId="1D292DF1" w:rsidR="00690EA3" w:rsidRDefault="00690EA3" w:rsidP="00690EA3">
            <w:pPr>
              <w:pStyle w:val="Normal1"/>
              <w:spacing w:after="0"/>
              <w:jc w:val="left"/>
              <w:rPr>
                <w:ins w:id="809" w:author="Jason Jafarian" w:date="2016-02-17T17:23:00Z"/>
                <w:rFonts w:ascii="Arial" w:eastAsia="Arial" w:hAnsi="Arial" w:cs="Arial"/>
                <w:i/>
                <w:sz w:val="18"/>
                <w:szCs w:val="18"/>
              </w:rPr>
            </w:pPr>
            <w:ins w:id="810" w:author="Jason Jafarian" w:date="2016-02-17T17:23:00Z">
              <w:r>
                <w:rPr>
                  <w:rFonts w:ascii="Arial" w:hAnsi="Arial" w:cs="Arial"/>
                  <w:sz w:val="18"/>
                  <w:szCs w:val="18"/>
                </w:rPr>
                <w:t>60</w:t>
              </w:r>
              <w:r w:rsidRPr="007E08E3">
                <w:rPr>
                  <w:rFonts w:ascii="Arial" w:hAnsi="Arial" w:cs="Arial"/>
                  <w:sz w:val="18"/>
                  <w:szCs w:val="18"/>
                </w:rPr>
                <w:t xml:space="preserve"> gb memory</w:t>
              </w:r>
            </w:ins>
          </w:p>
        </w:tc>
      </w:tr>
      <w:tr w:rsidR="00690EA3" w14:paraId="7DD849FA" w14:textId="77777777" w:rsidTr="00690EA3">
        <w:trPr>
          <w:trHeight w:val="206"/>
          <w:jc w:val="center"/>
          <w:ins w:id="811" w:author="Jason Jafarian" w:date="2016-02-17T17:23:00Z"/>
        </w:trPr>
        <w:tc>
          <w:tcPr>
            <w:tcW w:w="3204" w:type="dxa"/>
            <w:shd w:val="clear" w:color="auto" w:fill="auto"/>
          </w:tcPr>
          <w:p w14:paraId="0D5775AB" w14:textId="77777777" w:rsidR="00690EA3" w:rsidRDefault="00690EA3" w:rsidP="00690EA3">
            <w:pPr>
              <w:pStyle w:val="Normal1"/>
              <w:spacing w:after="0"/>
              <w:jc w:val="left"/>
              <w:rPr>
                <w:ins w:id="812" w:author="Jason Jafarian" w:date="2016-02-17T17:23:00Z"/>
                <w:rFonts w:ascii="Arial" w:eastAsia="Arial" w:hAnsi="Arial" w:cs="Arial"/>
                <w:b/>
                <w:i/>
                <w:sz w:val="18"/>
                <w:szCs w:val="18"/>
              </w:rPr>
            </w:pPr>
            <w:ins w:id="813" w:author="Jason Jafarian" w:date="2016-02-17T17:23:00Z">
              <w:r>
                <w:rPr>
                  <w:rFonts w:ascii="Arial" w:eastAsia="Arial" w:hAnsi="Arial" w:cs="Arial"/>
                  <w:b/>
                  <w:i/>
                  <w:sz w:val="18"/>
                  <w:szCs w:val="18"/>
                </w:rPr>
                <w:t>Hard Disk Space</w:t>
              </w:r>
            </w:ins>
          </w:p>
        </w:tc>
        <w:tc>
          <w:tcPr>
            <w:tcW w:w="4104" w:type="dxa"/>
            <w:shd w:val="clear" w:color="auto" w:fill="auto"/>
          </w:tcPr>
          <w:p w14:paraId="6F49D0B3" w14:textId="427DBE8C" w:rsidR="00690EA3" w:rsidRDefault="00690EA3" w:rsidP="00690EA3">
            <w:pPr>
              <w:pStyle w:val="Normal1"/>
              <w:spacing w:after="0"/>
              <w:jc w:val="left"/>
              <w:rPr>
                <w:ins w:id="814" w:author="Jason Jafarian" w:date="2016-02-17T17:23:00Z"/>
                <w:rFonts w:ascii="Arial" w:eastAsia="Arial" w:hAnsi="Arial" w:cs="Arial"/>
                <w:i/>
                <w:sz w:val="18"/>
                <w:szCs w:val="18"/>
              </w:rPr>
            </w:pPr>
            <w:ins w:id="815" w:author="Jason Jafarian" w:date="2016-02-17T17:23:00Z">
              <w:r>
                <w:rPr>
                  <w:rFonts w:ascii="Arial" w:eastAsia="Arial" w:hAnsi="Arial" w:cs="Arial"/>
                  <w:sz w:val="18"/>
                  <w:szCs w:val="18"/>
                </w:rPr>
                <w:t>2x32</w:t>
              </w:r>
              <w:r w:rsidRPr="007E08E3">
                <w:rPr>
                  <w:rFonts w:ascii="Arial" w:eastAsia="Arial" w:hAnsi="Arial" w:cs="Arial"/>
                  <w:sz w:val="18"/>
                  <w:szCs w:val="18"/>
                </w:rPr>
                <w:t>0 gb SSD</w:t>
              </w:r>
            </w:ins>
          </w:p>
        </w:tc>
      </w:tr>
      <w:tr w:rsidR="00690EA3" w14:paraId="6BA86325" w14:textId="77777777" w:rsidTr="00690EA3">
        <w:trPr>
          <w:trHeight w:val="206"/>
          <w:jc w:val="center"/>
          <w:ins w:id="816" w:author="Jason Jafarian" w:date="2016-02-17T17:23:00Z"/>
        </w:trPr>
        <w:tc>
          <w:tcPr>
            <w:tcW w:w="3204" w:type="dxa"/>
            <w:shd w:val="clear" w:color="auto" w:fill="auto"/>
          </w:tcPr>
          <w:p w14:paraId="6D9AEBD6" w14:textId="77777777" w:rsidR="00690EA3" w:rsidRPr="007F5D7C" w:rsidRDefault="00690EA3" w:rsidP="00690EA3">
            <w:pPr>
              <w:pStyle w:val="Normal1"/>
              <w:spacing w:after="0"/>
              <w:jc w:val="left"/>
              <w:rPr>
                <w:ins w:id="817" w:author="Jason Jafarian" w:date="2016-02-17T17:23:00Z"/>
                <w:rFonts w:ascii="Arial" w:eastAsia="Arial" w:hAnsi="Arial" w:cs="Arial"/>
                <w:b/>
                <w:i/>
                <w:sz w:val="18"/>
                <w:szCs w:val="18"/>
              </w:rPr>
            </w:pPr>
            <w:ins w:id="818" w:author="Jason Jafarian" w:date="2016-02-17T17:23:00Z">
              <w:r w:rsidRPr="007F5D7C">
                <w:rPr>
                  <w:rFonts w:ascii="Arial" w:eastAsia="Arial" w:hAnsi="Arial" w:cs="Arial"/>
                  <w:b/>
                  <w:i/>
                  <w:sz w:val="18"/>
                  <w:szCs w:val="18"/>
                </w:rPr>
                <w:t>Open Ports</w:t>
              </w:r>
            </w:ins>
          </w:p>
        </w:tc>
        <w:tc>
          <w:tcPr>
            <w:tcW w:w="4104" w:type="dxa"/>
            <w:shd w:val="clear" w:color="auto" w:fill="auto"/>
          </w:tcPr>
          <w:p w14:paraId="6B565FDC" w14:textId="77777777" w:rsidR="00690EA3" w:rsidRDefault="00690EA3" w:rsidP="00690EA3">
            <w:pPr>
              <w:pStyle w:val="Normal1"/>
              <w:spacing w:after="0"/>
              <w:jc w:val="left"/>
              <w:rPr>
                <w:ins w:id="819" w:author="Jason Jafarian" w:date="2016-02-17T17:23:00Z"/>
                <w:rFonts w:ascii="Arial" w:eastAsia="Arial" w:hAnsi="Arial" w:cs="Arial"/>
                <w:i/>
                <w:sz w:val="18"/>
                <w:szCs w:val="18"/>
              </w:rPr>
            </w:pPr>
            <w:ins w:id="820" w:author="Jason Jafarian" w:date="2016-02-17T17:23:00Z">
              <w:r w:rsidRPr="00E32149">
                <w:rPr>
                  <w:rFonts w:ascii="Arial" w:eastAsia="Arial" w:hAnsi="Arial" w:cs="Arial"/>
                  <w:i/>
                  <w:sz w:val="18"/>
                  <w:szCs w:val="18"/>
                </w:rPr>
                <w:t>22, 8764, 8765, 8983, 8984, 7984, 7983, 8764, 7764</w:t>
              </w:r>
            </w:ins>
          </w:p>
        </w:tc>
      </w:tr>
      <w:tr w:rsidR="00690EA3" w14:paraId="64E25BEE" w14:textId="77777777" w:rsidTr="00690EA3">
        <w:trPr>
          <w:trHeight w:val="206"/>
          <w:jc w:val="center"/>
          <w:ins w:id="821" w:author="Jason Jafarian" w:date="2016-02-17T17:23:00Z"/>
        </w:trPr>
        <w:tc>
          <w:tcPr>
            <w:tcW w:w="7308" w:type="dxa"/>
            <w:gridSpan w:val="2"/>
            <w:shd w:val="clear" w:color="auto" w:fill="BFBFBF" w:themeFill="background1" w:themeFillShade="BF"/>
          </w:tcPr>
          <w:p w14:paraId="35F075C2" w14:textId="20291D0B" w:rsidR="00690EA3" w:rsidRDefault="00690EA3" w:rsidP="00690EA3">
            <w:pPr>
              <w:pStyle w:val="Normal1"/>
              <w:spacing w:after="0"/>
              <w:jc w:val="left"/>
              <w:rPr>
                <w:ins w:id="822" w:author="Jason Jafarian" w:date="2016-02-17T17:23:00Z"/>
                <w:rFonts w:ascii="Arial" w:eastAsia="Arial" w:hAnsi="Arial" w:cs="Arial"/>
                <w:i/>
                <w:sz w:val="18"/>
                <w:szCs w:val="18"/>
              </w:rPr>
            </w:pPr>
            <w:ins w:id="823" w:author="Jason Jafarian" w:date="2016-02-17T17:23:00Z">
              <w:r w:rsidRPr="00D83B36">
                <w:rPr>
                  <w:rFonts w:ascii="Arial" w:eastAsia="Arial" w:hAnsi="Arial" w:cs="Arial"/>
                  <w:b/>
                  <w:sz w:val="18"/>
                  <w:szCs w:val="18"/>
                </w:rPr>
                <w:t>Zookeeper</w:t>
              </w:r>
            </w:ins>
            <w:ins w:id="824" w:author="Jason Jafarian" w:date="2016-02-18T14:56:00Z">
              <w:r w:rsidR="00EF2644">
                <w:rPr>
                  <w:rFonts w:ascii="Arial" w:eastAsia="Arial" w:hAnsi="Arial" w:cs="Arial"/>
                  <w:b/>
                  <w:sz w:val="18"/>
                  <w:szCs w:val="18"/>
                </w:rPr>
                <w:t xml:space="preserve"> </w:t>
              </w:r>
              <w:r w:rsidR="00EF2644">
                <w:rPr>
                  <w:rFonts w:ascii="Arial" w:eastAsia="Arial" w:hAnsi="Arial" w:cs="Arial"/>
                  <w:b/>
                  <w:color w:val="auto"/>
                  <w:sz w:val="18"/>
                  <w:szCs w:val="18"/>
                </w:rPr>
                <w:t xml:space="preserve">– AWS </w:t>
              </w:r>
            </w:ins>
            <w:ins w:id="825" w:author="Jason Jafarian" w:date="2016-02-18T21:50:00Z">
              <w:r w:rsidR="00B551A9">
                <w:rPr>
                  <w:rFonts w:ascii="Arial" w:eastAsia="Arial" w:hAnsi="Arial" w:cs="Arial"/>
                  <w:b/>
                  <w:color w:val="auto"/>
                  <w:sz w:val="18"/>
                  <w:szCs w:val="18"/>
                </w:rPr>
                <w:t>type:</w:t>
              </w:r>
            </w:ins>
            <w:ins w:id="826" w:author="Jason Jafarian" w:date="2016-02-18T14:56:00Z">
              <w:r w:rsidR="00EF2644">
                <w:rPr>
                  <w:rFonts w:ascii="Arial" w:eastAsia="Arial" w:hAnsi="Arial" w:cs="Arial"/>
                  <w:b/>
                  <w:color w:val="auto"/>
                  <w:sz w:val="18"/>
                  <w:szCs w:val="18"/>
                </w:rPr>
                <w:t xml:space="preserve"> m3. l</w:t>
              </w:r>
              <w:r w:rsidR="00EF2644" w:rsidRPr="004D2D90">
                <w:rPr>
                  <w:rFonts w:ascii="Arial" w:eastAsia="Arial" w:hAnsi="Arial" w:cs="Arial"/>
                  <w:b/>
                  <w:color w:val="auto"/>
                  <w:sz w:val="18"/>
                  <w:szCs w:val="18"/>
                </w:rPr>
                <w:t>arge</w:t>
              </w:r>
            </w:ins>
          </w:p>
        </w:tc>
      </w:tr>
      <w:tr w:rsidR="00690EA3" w14:paraId="1C9AF725" w14:textId="77777777" w:rsidTr="00690EA3">
        <w:trPr>
          <w:trHeight w:val="206"/>
          <w:jc w:val="center"/>
          <w:ins w:id="827" w:author="Jason Jafarian" w:date="2016-02-17T17:23:00Z"/>
        </w:trPr>
        <w:tc>
          <w:tcPr>
            <w:tcW w:w="3204" w:type="dxa"/>
            <w:shd w:val="clear" w:color="auto" w:fill="auto"/>
          </w:tcPr>
          <w:p w14:paraId="5AEDAC1A" w14:textId="77777777" w:rsidR="00690EA3" w:rsidRDefault="00690EA3" w:rsidP="00690EA3">
            <w:pPr>
              <w:pStyle w:val="Normal1"/>
              <w:spacing w:after="0"/>
              <w:jc w:val="left"/>
              <w:rPr>
                <w:ins w:id="828" w:author="Jason Jafarian" w:date="2016-02-17T17:23:00Z"/>
                <w:rFonts w:ascii="Arial" w:eastAsia="Arial" w:hAnsi="Arial" w:cs="Arial"/>
                <w:b/>
                <w:i/>
                <w:sz w:val="18"/>
                <w:szCs w:val="18"/>
              </w:rPr>
            </w:pPr>
            <w:ins w:id="829" w:author="Jason Jafarian" w:date="2016-02-17T17:23:00Z">
              <w:r>
                <w:rPr>
                  <w:rFonts w:ascii="Arial" w:eastAsia="Arial" w:hAnsi="Arial" w:cs="Arial"/>
                  <w:b/>
                  <w:i/>
                  <w:sz w:val="18"/>
                  <w:szCs w:val="18"/>
                </w:rPr>
                <w:t>Processor Type</w:t>
              </w:r>
            </w:ins>
          </w:p>
        </w:tc>
        <w:tc>
          <w:tcPr>
            <w:tcW w:w="4104" w:type="dxa"/>
            <w:shd w:val="clear" w:color="auto" w:fill="auto"/>
          </w:tcPr>
          <w:p w14:paraId="6AF037D6" w14:textId="77777777" w:rsidR="00690EA3" w:rsidRPr="007F5D7C" w:rsidRDefault="00690EA3" w:rsidP="00690EA3">
            <w:pPr>
              <w:pStyle w:val="Normal1"/>
              <w:spacing w:after="0"/>
              <w:jc w:val="left"/>
              <w:rPr>
                <w:ins w:id="830" w:author="Jason Jafarian" w:date="2016-02-17T17:23:00Z"/>
                <w:rFonts w:ascii="Arial" w:eastAsia="Arial" w:hAnsi="Arial" w:cs="Arial"/>
                <w:i/>
                <w:sz w:val="18"/>
                <w:szCs w:val="18"/>
              </w:rPr>
            </w:pPr>
            <w:ins w:id="831" w:author="Jason Jafarian" w:date="2016-02-17T17:23:00Z">
              <w:r w:rsidRPr="007F5D7C">
                <w:rPr>
                  <w:rFonts w:ascii="Arial" w:eastAsia="Arial" w:hAnsi="Arial" w:cs="Arial"/>
                  <w:i/>
                  <w:sz w:val="18"/>
                  <w:szCs w:val="18"/>
                </w:rPr>
                <w:t>2 vCPU</w:t>
              </w:r>
            </w:ins>
          </w:p>
        </w:tc>
      </w:tr>
      <w:tr w:rsidR="00690EA3" w14:paraId="4B086153" w14:textId="77777777" w:rsidTr="00690EA3">
        <w:trPr>
          <w:trHeight w:val="206"/>
          <w:jc w:val="center"/>
          <w:ins w:id="832" w:author="Jason Jafarian" w:date="2016-02-17T17:23:00Z"/>
        </w:trPr>
        <w:tc>
          <w:tcPr>
            <w:tcW w:w="3204" w:type="dxa"/>
            <w:shd w:val="clear" w:color="auto" w:fill="auto"/>
          </w:tcPr>
          <w:p w14:paraId="0007F739" w14:textId="77777777" w:rsidR="00690EA3" w:rsidRDefault="00690EA3" w:rsidP="00690EA3">
            <w:pPr>
              <w:pStyle w:val="Normal1"/>
              <w:spacing w:after="0"/>
              <w:jc w:val="left"/>
              <w:rPr>
                <w:ins w:id="833" w:author="Jason Jafarian" w:date="2016-02-17T17:23:00Z"/>
                <w:rFonts w:ascii="Arial" w:eastAsia="Arial" w:hAnsi="Arial" w:cs="Arial"/>
                <w:b/>
                <w:i/>
                <w:sz w:val="18"/>
                <w:szCs w:val="18"/>
              </w:rPr>
            </w:pPr>
            <w:ins w:id="834" w:author="Jason Jafarian" w:date="2016-02-17T17:23:00Z">
              <w:r>
                <w:rPr>
                  <w:rFonts w:ascii="Arial" w:eastAsia="Arial" w:hAnsi="Arial" w:cs="Arial"/>
                  <w:b/>
                  <w:i/>
                  <w:sz w:val="18"/>
                  <w:szCs w:val="18"/>
                </w:rPr>
                <w:t>System Memory</w:t>
              </w:r>
            </w:ins>
          </w:p>
        </w:tc>
        <w:tc>
          <w:tcPr>
            <w:tcW w:w="4104" w:type="dxa"/>
            <w:shd w:val="clear" w:color="auto" w:fill="auto"/>
          </w:tcPr>
          <w:p w14:paraId="4CA402B3" w14:textId="77777777" w:rsidR="00690EA3" w:rsidRPr="00D623BC" w:rsidRDefault="00690EA3" w:rsidP="00690EA3">
            <w:pPr>
              <w:pStyle w:val="Normal1"/>
              <w:spacing w:after="0"/>
              <w:jc w:val="left"/>
              <w:rPr>
                <w:ins w:id="835" w:author="Jason Jafarian" w:date="2016-02-17T17:23:00Z"/>
                <w:rFonts w:ascii="Arial" w:eastAsia="Arial" w:hAnsi="Arial" w:cs="Arial"/>
                <w:i/>
                <w:sz w:val="18"/>
                <w:szCs w:val="18"/>
              </w:rPr>
            </w:pPr>
            <w:ins w:id="836" w:author="Jason Jafarian" w:date="2016-02-17T17:23:00Z">
              <w:r w:rsidRPr="004D2D90">
                <w:rPr>
                  <w:rFonts w:ascii="Arial" w:hAnsi="Arial" w:cs="Arial"/>
                  <w:sz w:val="18"/>
                  <w:szCs w:val="18"/>
                </w:rPr>
                <w:t>7.5 gb memory</w:t>
              </w:r>
            </w:ins>
          </w:p>
        </w:tc>
      </w:tr>
      <w:tr w:rsidR="00690EA3" w14:paraId="00AEC709" w14:textId="77777777" w:rsidTr="00690EA3">
        <w:trPr>
          <w:trHeight w:val="206"/>
          <w:jc w:val="center"/>
          <w:ins w:id="837" w:author="Jason Jafarian" w:date="2016-02-17T17:23:00Z"/>
        </w:trPr>
        <w:tc>
          <w:tcPr>
            <w:tcW w:w="3204" w:type="dxa"/>
            <w:shd w:val="clear" w:color="auto" w:fill="auto"/>
          </w:tcPr>
          <w:p w14:paraId="1B8A7B88" w14:textId="77777777" w:rsidR="00690EA3" w:rsidRDefault="00690EA3" w:rsidP="00690EA3">
            <w:pPr>
              <w:pStyle w:val="Normal1"/>
              <w:spacing w:after="0"/>
              <w:jc w:val="left"/>
              <w:rPr>
                <w:ins w:id="838" w:author="Jason Jafarian" w:date="2016-02-17T17:23:00Z"/>
                <w:rFonts w:ascii="Arial" w:eastAsia="Arial" w:hAnsi="Arial" w:cs="Arial"/>
                <w:b/>
                <w:i/>
                <w:sz w:val="18"/>
                <w:szCs w:val="18"/>
              </w:rPr>
            </w:pPr>
            <w:ins w:id="839" w:author="Jason Jafarian" w:date="2016-02-17T17:23:00Z">
              <w:r>
                <w:rPr>
                  <w:rFonts w:ascii="Arial" w:eastAsia="Arial" w:hAnsi="Arial" w:cs="Arial"/>
                  <w:b/>
                  <w:i/>
                  <w:sz w:val="18"/>
                  <w:szCs w:val="18"/>
                </w:rPr>
                <w:t>Hard Disk Space</w:t>
              </w:r>
            </w:ins>
          </w:p>
        </w:tc>
        <w:tc>
          <w:tcPr>
            <w:tcW w:w="4104" w:type="dxa"/>
            <w:shd w:val="clear" w:color="auto" w:fill="auto"/>
          </w:tcPr>
          <w:p w14:paraId="2AB1C3BC" w14:textId="77777777" w:rsidR="00690EA3" w:rsidRPr="007F5D7C" w:rsidRDefault="00690EA3" w:rsidP="00690EA3">
            <w:pPr>
              <w:pStyle w:val="Normal1"/>
              <w:spacing w:after="0"/>
              <w:jc w:val="left"/>
              <w:rPr>
                <w:ins w:id="840" w:author="Jason Jafarian" w:date="2016-02-17T17:23:00Z"/>
                <w:rFonts w:ascii="Arial" w:eastAsia="Arial" w:hAnsi="Arial" w:cs="Arial"/>
                <w:i/>
                <w:sz w:val="18"/>
                <w:szCs w:val="18"/>
              </w:rPr>
            </w:pPr>
            <w:ins w:id="841" w:author="Jason Jafarian" w:date="2016-02-17T17:23:00Z">
              <w:r w:rsidRPr="007F5D7C">
                <w:rPr>
                  <w:rFonts w:ascii="Arial" w:hAnsi="Arial" w:cs="Arial"/>
                  <w:sz w:val="18"/>
                  <w:szCs w:val="18"/>
                </w:rPr>
                <w:t>1x32 gb SSD</w:t>
              </w:r>
            </w:ins>
          </w:p>
        </w:tc>
      </w:tr>
      <w:tr w:rsidR="00690EA3" w14:paraId="114384EF" w14:textId="77777777" w:rsidTr="00690EA3">
        <w:trPr>
          <w:trHeight w:val="206"/>
          <w:jc w:val="center"/>
          <w:ins w:id="842" w:author="Jason Jafarian" w:date="2016-02-17T17:23:00Z"/>
        </w:trPr>
        <w:tc>
          <w:tcPr>
            <w:tcW w:w="3204" w:type="dxa"/>
            <w:shd w:val="clear" w:color="auto" w:fill="auto"/>
          </w:tcPr>
          <w:p w14:paraId="4C165F8A" w14:textId="77777777" w:rsidR="00690EA3" w:rsidRDefault="00690EA3" w:rsidP="00690EA3">
            <w:pPr>
              <w:pStyle w:val="Normal1"/>
              <w:spacing w:after="0"/>
              <w:jc w:val="left"/>
              <w:rPr>
                <w:ins w:id="843" w:author="Jason Jafarian" w:date="2016-02-17T17:23:00Z"/>
                <w:rFonts w:ascii="Arial" w:eastAsia="Arial" w:hAnsi="Arial" w:cs="Arial"/>
                <w:b/>
                <w:i/>
                <w:sz w:val="18"/>
                <w:szCs w:val="18"/>
              </w:rPr>
            </w:pPr>
            <w:ins w:id="844" w:author="Jason Jafarian" w:date="2016-02-17T17:23:00Z">
              <w:r>
                <w:rPr>
                  <w:rFonts w:ascii="Arial" w:eastAsia="Arial" w:hAnsi="Arial" w:cs="Arial"/>
                  <w:b/>
                  <w:i/>
                  <w:sz w:val="18"/>
                  <w:szCs w:val="18"/>
                </w:rPr>
                <w:t>Open Parts</w:t>
              </w:r>
            </w:ins>
          </w:p>
        </w:tc>
        <w:tc>
          <w:tcPr>
            <w:tcW w:w="4104" w:type="dxa"/>
            <w:shd w:val="clear" w:color="auto" w:fill="auto"/>
          </w:tcPr>
          <w:p w14:paraId="115BFE9D" w14:textId="77777777" w:rsidR="00690EA3" w:rsidRPr="007F5D7C" w:rsidRDefault="00690EA3" w:rsidP="00690EA3">
            <w:pPr>
              <w:pStyle w:val="Normal1"/>
              <w:spacing w:after="0"/>
              <w:jc w:val="left"/>
              <w:rPr>
                <w:ins w:id="845" w:author="Jason Jafarian" w:date="2016-02-17T17:23:00Z"/>
                <w:rFonts w:ascii="Arial" w:eastAsia="Arial" w:hAnsi="Arial" w:cs="Arial"/>
                <w:i/>
                <w:sz w:val="18"/>
                <w:szCs w:val="18"/>
              </w:rPr>
            </w:pPr>
            <w:ins w:id="846" w:author="Jason Jafarian" w:date="2016-02-17T17:23:00Z">
              <w:r w:rsidRPr="007F5D7C">
                <w:rPr>
                  <w:rFonts w:ascii="Arial" w:hAnsi="Arial" w:cs="Arial"/>
                  <w:sz w:val="18"/>
                  <w:szCs w:val="18"/>
                </w:rPr>
                <w:t>2181, 2888, 3888</w:t>
              </w:r>
            </w:ins>
          </w:p>
        </w:tc>
      </w:tr>
      <w:tr w:rsidR="00690EA3" w14:paraId="14AC9248" w14:textId="77777777" w:rsidTr="00690EA3">
        <w:trPr>
          <w:trHeight w:val="206"/>
          <w:jc w:val="center"/>
          <w:ins w:id="847" w:author="Jason Jafarian" w:date="2016-02-17T17:23:00Z"/>
        </w:trPr>
        <w:tc>
          <w:tcPr>
            <w:tcW w:w="7308" w:type="dxa"/>
            <w:gridSpan w:val="2"/>
            <w:shd w:val="clear" w:color="auto" w:fill="BFBFBF" w:themeFill="background1" w:themeFillShade="BF"/>
          </w:tcPr>
          <w:p w14:paraId="664F8BA1" w14:textId="65DAC8EE" w:rsidR="00690EA3" w:rsidRDefault="00690EA3" w:rsidP="00690EA3">
            <w:pPr>
              <w:pStyle w:val="Normal1"/>
              <w:spacing w:after="0"/>
              <w:jc w:val="left"/>
              <w:rPr>
                <w:ins w:id="848" w:author="Jason Jafarian" w:date="2016-02-17T17:23:00Z"/>
                <w:rFonts w:ascii="Arial" w:eastAsia="Arial" w:hAnsi="Arial" w:cs="Arial"/>
                <w:i/>
                <w:sz w:val="18"/>
                <w:szCs w:val="18"/>
              </w:rPr>
            </w:pPr>
            <w:ins w:id="849" w:author="Jason Jafarian" w:date="2016-02-17T17:23:00Z">
              <w:r w:rsidRPr="00D83B36">
                <w:rPr>
                  <w:rFonts w:ascii="Arial" w:eastAsia="Arial" w:hAnsi="Arial" w:cs="Arial"/>
                  <w:b/>
                  <w:sz w:val="18"/>
                  <w:szCs w:val="18"/>
                </w:rPr>
                <w:t>Zookeeper</w:t>
              </w:r>
            </w:ins>
            <w:ins w:id="850" w:author="Jason Jafarian" w:date="2016-02-18T14:56:00Z">
              <w:r w:rsidR="00EF2644">
                <w:rPr>
                  <w:rFonts w:ascii="Arial" w:eastAsia="Arial" w:hAnsi="Arial" w:cs="Arial"/>
                  <w:b/>
                  <w:color w:val="auto"/>
                  <w:sz w:val="18"/>
                  <w:szCs w:val="18"/>
                </w:rPr>
                <w:t xml:space="preserve">– AWS </w:t>
              </w:r>
            </w:ins>
            <w:ins w:id="851" w:author="Jason Jafarian" w:date="2016-02-18T21:50:00Z">
              <w:r w:rsidR="00B551A9">
                <w:rPr>
                  <w:rFonts w:ascii="Arial" w:eastAsia="Arial" w:hAnsi="Arial" w:cs="Arial"/>
                  <w:b/>
                  <w:color w:val="auto"/>
                  <w:sz w:val="18"/>
                  <w:szCs w:val="18"/>
                </w:rPr>
                <w:t>type:</w:t>
              </w:r>
            </w:ins>
            <w:ins w:id="852" w:author="Jason Jafarian" w:date="2016-02-18T14:56:00Z">
              <w:r w:rsidR="00EF2644">
                <w:rPr>
                  <w:rFonts w:ascii="Arial" w:eastAsia="Arial" w:hAnsi="Arial" w:cs="Arial"/>
                  <w:b/>
                  <w:color w:val="auto"/>
                  <w:sz w:val="18"/>
                  <w:szCs w:val="18"/>
                </w:rPr>
                <w:t xml:space="preserve"> m3. l</w:t>
              </w:r>
              <w:r w:rsidR="00EF2644" w:rsidRPr="004D2D90">
                <w:rPr>
                  <w:rFonts w:ascii="Arial" w:eastAsia="Arial" w:hAnsi="Arial" w:cs="Arial"/>
                  <w:b/>
                  <w:color w:val="auto"/>
                  <w:sz w:val="18"/>
                  <w:szCs w:val="18"/>
                </w:rPr>
                <w:t>arge</w:t>
              </w:r>
            </w:ins>
          </w:p>
        </w:tc>
      </w:tr>
      <w:tr w:rsidR="00690EA3" w14:paraId="36D58DC3" w14:textId="77777777" w:rsidTr="00690EA3">
        <w:trPr>
          <w:trHeight w:val="206"/>
          <w:jc w:val="center"/>
          <w:ins w:id="853" w:author="Jason Jafarian" w:date="2016-02-17T17:23:00Z"/>
        </w:trPr>
        <w:tc>
          <w:tcPr>
            <w:tcW w:w="3204" w:type="dxa"/>
            <w:shd w:val="clear" w:color="auto" w:fill="auto"/>
          </w:tcPr>
          <w:p w14:paraId="3B74921F" w14:textId="77777777" w:rsidR="00690EA3" w:rsidRDefault="00690EA3" w:rsidP="00690EA3">
            <w:pPr>
              <w:pStyle w:val="Normal1"/>
              <w:spacing w:after="0"/>
              <w:jc w:val="left"/>
              <w:rPr>
                <w:ins w:id="854" w:author="Jason Jafarian" w:date="2016-02-17T17:23:00Z"/>
                <w:rFonts w:ascii="Arial" w:eastAsia="Arial" w:hAnsi="Arial" w:cs="Arial"/>
                <w:b/>
                <w:i/>
                <w:sz w:val="18"/>
                <w:szCs w:val="18"/>
              </w:rPr>
            </w:pPr>
            <w:ins w:id="855" w:author="Jason Jafarian" w:date="2016-02-17T17:23:00Z">
              <w:r>
                <w:rPr>
                  <w:rFonts w:ascii="Arial" w:eastAsia="Arial" w:hAnsi="Arial" w:cs="Arial"/>
                  <w:b/>
                  <w:i/>
                  <w:sz w:val="18"/>
                  <w:szCs w:val="18"/>
                </w:rPr>
                <w:t>Processor Type</w:t>
              </w:r>
            </w:ins>
          </w:p>
        </w:tc>
        <w:tc>
          <w:tcPr>
            <w:tcW w:w="4104" w:type="dxa"/>
            <w:shd w:val="clear" w:color="auto" w:fill="auto"/>
          </w:tcPr>
          <w:p w14:paraId="0216916C" w14:textId="77777777" w:rsidR="00690EA3" w:rsidRDefault="00690EA3" w:rsidP="00690EA3">
            <w:pPr>
              <w:pStyle w:val="Normal1"/>
              <w:spacing w:after="0"/>
              <w:jc w:val="left"/>
              <w:rPr>
                <w:ins w:id="856" w:author="Jason Jafarian" w:date="2016-02-17T17:23:00Z"/>
                <w:rFonts w:ascii="Arial" w:eastAsia="Arial" w:hAnsi="Arial" w:cs="Arial"/>
                <w:i/>
                <w:sz w:val="18"/>
                <w:szCs w:val="18"/>
              </w:rPr>
            </w:pPr>
            <w:ins w:id="857" w:author="Jason Jafarian" w:date="2016-02-17T17:23:00Z">
              <w:r w:rsidRPr="007E08E3">
                <w:rPr>
                  <w:rFonts w:ascii="Arial" w:eastAsia="Arial" w:hAnsi="Arial" w:cs="Arial"/>
                  <w:i/>
                  <w:sz w:val="18"/>
                  <w:szCs w:val="18"/>
                </w:rPr>
                <w:t>2 vCPU</w:t>
              </w:r>
            </w:ins>
          </w:p>
        </w:tc>
      </w:tr>
      <w:tr w:rsidR="00690EA3" w14:paraId="69538D2D" w14:textId="77777777" w:rsidTr="00690EA3">
        <w:trPr>
          <w:trHeight w:val="206"/>
          <w:jc w:val="center"/>
          <w:ins w:id="858" w:author="Jason Jafarian" w:date="2016-02-17T17:23:00Z"/>
        </w:trPr>
        <w:tc>
          <w:tcPr>
            <w:tcW w:w="3204" w:type="dxa"/>
            <w:shd w:val="clear" w:color="auto" w:fill="auto"/>
          </w:tcPr>
          <w:p w14:paraId="39AC4E28" w14:textId="77777777" w:rsidR="00690EA3" w:rsidRDefault="00690EA3" w:rsidP="00690EA3">
            <w:pPr>
              <w:pStyle w:val="Normal1"/>
              <w:spacing w:after="0"/>
              <w:jc w:val="left"/>
              <w:rPr>
                <w:ins w:id="859" w:author="Jason Jafarian" w:date="2016-02-17T17:23:00Z"/>
                <w:rFonts w:ascii="Arial" w:eastAsia="Arial" w:hAnsi="Arial" w:cs="Arial"/>
                <w:b/>
                <w:i/>
                <w:sz w:val="18"/>
                <w:szCs w:val="18"/>
              </w:rPr>
            </w:pPr>
            <w:ins w:id="860" w:author="Jason Jafarian" w:date="2016-02-17T17:23:00Z">
              <w:r>
                <w:rPr>
                  <w:rFonts w:ascii="Arial" w:eastAsia="Arial" w:hAnsi="Arial" w:cs="Arial"/>
                  <w:b/>
                  <w:i/>
                  <w:sz w:val="18"/>
                  <w:szCs w:val="18"/>
                </w:rPr>
                <w:t>System Memory</w:t>
              </w:r>
            </w:ins>
          </w:p>
        </w:tc>
        <w:tc>
          <w:tcPr>
            <w:tcW w:w="4104" w:type="dxa"/>
            <w:shd w:val="clear" w:color="auto" w:fill="auto"/>
          </w:tcPr>
          <w:p w14:paraId="223F169F" w14:textId="77777777" w:rsidR="00690EA3" w:rsidRDefault="00690EA3" w:rsidP="00690EA3">
            <w:pPr>
              <w:pStyle w:val="Normal1"/>
              <w:spacing w:after="0"/>
              <w:jc w:val="left"/>
              <w:rPr>
                <w:ins w:id="861" w:author="Jason Jafarian" w:date="2016-02-17T17:23:00Z"/>
                <w:rFonts w:ascii="Arial" w:eastAsia="Arial" w:hAnsi="Arial" w:cs="Arial"/>
                <w:i/>
                <w:sz w:val="18"/>
                <w:szCs w:val="18"/>
              </w:rPr>
            </w:pPr>
            <w:ins w:id="862" w:author="Jason Jafarian" w:date="2016-02-17T17:23:00Z">
              <w:r w:rsidRPr="007E08E3">
                <w:rPr>
                  <w:rFonts w:ascii="Arial" w:hAnsi="Arial" w:cs="Arial"/>
                  <w:sz w:val="18"/>
                  <w:szCs w:val="18"/>
                </w:rPr>
                <w:t>7.5 gb memory</w:t>
              </w:r>
            </w:ins>
          </w:p>
        </w:tc>
      </w:tr>
      <w:tr w:rsidR="00690EA3" w14:paraId="2FC6B349" w14:textId="77777777" w:rsidTr="00690EA3">
        <w:trPr>
          <w:trHeight w:val="70"/>
          <w:jc w:val="center"/>
          <w:ins w:id="863" w:author="Jason Jafarian" w:date="2016-02-17T17:23:00Z"/>
        </w:trPr>
        <w:tc>
          <w:tcPr>
            <w:tcW w:w="3204" w:type="dxa"/>
            <w:shd w:val="clear" w:color="auto" w:fill="auto"/>
          </w:tcPr>
          <w:p w14:paraId="455BF920" w14:textId="77777777" w:rsidR="00690EA3" w:rsidRDefault="00690EA3" w:rsidP="00690EA3">
            <w:pPr>
              <w:pStyle w:val="Normal1"/>
              <w:spacing w:after="0"/>
              <w:jc w:val="left"/>
              <w:rPr>
                <w:ins w:id="864" w:author="Jason Jafarian" w:date="2016-02-17T17:23:00Z"/>
                <w:rFonts w:ascii="Arial" w:eastAsia="Arial" w:hAnsi="Arial" w:cs="Arial"/>
                <w:b/>
                <w:i/>
                <w:sz w:val="18"/>
                <w:szCs w:val="18"/>
              </w:rPr>
            </w:pPr>
            <w:ins w:id="865" w:author="Jason Jafarian" w:date="2016-02-17T17:23:00Z">
              <w:r>
                <w:rPr>
                  <w:rFonts w:ascii="Arial" w:eastAsia="Arial" w:hAnsi="Arial" w:cs="Arial"/>
                  <w:b/>
                  <w:i/>
                  <w:sz w:val="18"/>
                  <w:szCs w:val="18"/>
                </w:rPr>
                <w:t>Hard Disk Space</w:t>
              </w:r>
            </w:ins>
          </w:p>
        </w:tc>
        <w:tc>
          <w:tcPr>
            <w:tcW w:w="4104" w:type="dxa"/>
            <w:shd w:val="clear" w:color="auto" w:fill="auto"/>
          </w:tcPr>
          <w:p w14:paraId="74710B2D" w14:textId="77777777" w:rsidR="00690EA3" w:rsidRDefault="00690EA3" w:rsidP="00690EA3">
            <w:pPr>
              <w:pStyle w:val="Normal1"/>
              <w:spacing w:after="0"/>
              <w:jc w:val="left"/>
              <w:rPr>
                <w:ins w:id="866" w:author="Jason Jafarian" w:date="2016-02-17T17:23:00Z"/>
                <w:rFonts w:ascii="Arial" w:eastAsia="Arial" w:hAnsi="Arial" w:cs="Arial"/>
                <w:i/>
                <w:sz w:val="18"/>
                <w:szCs w:val="18"/>
              </w:rPr>
            </w:pPr>
            <w:ins w:id="867" w:author="Jason Jafarian" w:date="2016-02-17T17:23:00Z">
              <w:r w:rsidRPr="007E08E3">
                <w:rPr>
                  <w:rFonts w:ascii="Arial" w:hAnsi="Arial" w:cs="Arial"/>
                  <w:sz w:val="18"/>
                  <w:szCs w:val="18"/>
                </w:rPr>
                <w:t>1x32 gb SSD</w:t>
              </w:r>
            </w:ins>
          </w:p>
        </w:tc>
      </w:tr>
      <w:tr w:rsidR="00690EA3" w14:paraId="7911FF81" w14:textId="77777777" w:rsidTr="00690EA3">
        <w:trPr>
          <w:trHeight w:val="233"/>
          <w:jc w:val="center"/>
          <w:ins w:id="868" w:author="Jason Jafarian" w:date="2016-02-17T17:23:00Z"/>
        </w:trPr>
        <w:tc>
          <w:tcPr>
            <w:tcW w:w="3204" w:type="dxa"/>
            <w:shd w:val="clear" w:color="auto" w:fill="auto"/>
          </w:tcPr>
          <w:p w14:paraId="74D8CDC2" w14:textId="77777777" w:rsidR="00690EA3" w:rsidRDefault="00690EA3" w:rsidP="00690EA3">
            <w:pPr>
              <w:pStyle w:val="Normal1"/>
              <w:spacing w:after="0"/>
              <w:jc w:val="left"/>
              <w:rPr>
                <w:ins w:id="869" w:author="Jason Jafarian" w:date="2016-02-17T17:23:00Z"/>
                <w:rFonts w:ascii="Arial" w:eastAsia="Arial" w:hAnsi="Arial" w:cs="Arial"/>
                <w:b/>
                <w:i/>
                <w:sz w:val="18"/>
                <w:szCs w:val="18"/>
              </w:rPr>
            </w:pPr>
            <w:ins w:id="870" w:author="Jason Jafarian" w:date="2016-02-17T17:23:00Z">
              <w:r>
                <w:rPr>
                  <w:rFonts w:ascii="Arial" w:eastAsia="Arial" w:hAnsi="Arial" w:cs="Arial"/>
                  <w:b/>
                  <w:i/>
                  <w:sz w:val="18"/>
                  <w:szCs w:val="18"/>
                </w:rPr>
                <w:t>Open Ports</w:t>
              </w:r>
            </w:ins>
          </w:p>
        </w:tc>
        <w:tc>
          <w:tcPr>
            <w:tcW w:w="4104" w:type="dxa"/>
            <w:shd w:val="clear" w:color="auto" w:fill="auto"/>
          </w:tcPr>
          <w:p w14:paraId="3C5A8E4D" w14:textId="77777777" w:rsidR="00690EA3" w:rsidRDefault="00690EA3" w:rsidP="00690EA3">
            <w:pPr>
              <w:pStyle w:val="Normal1"/>
              <w:spacing w:after="0"/>
              <w:jc w:val="left"/>
              <w:rPr>
                <w:ins w:id="871" w:author="Jason Jafarian" w:date="2016-02-17T17:23:00Z"/>
                <w:rFonts w:ascii="Arial" w:eastAsia="Arial" w:hAnsi="Arial" w:cs="Arial"/>
                <w:i/>
                <w:sz w:val="18"/>
                <w:szCs w:val="18"/>
              </w:rPr>
            </w:pPr>
            <w:ins w:id="872" w:author="Jason Jafarian" w:date="2016-02-17T17:23:00Z">
              <w:r w:rsidRPr="007E08E3">
                <w:rPr>
                  <w:rFonts w:ascii="Arial" w:hAnsi="Arial" w:cs="Arial"/>
                  <w:sz w:val="18"/>
                  <w:szCs w:val="18"/>
                </w:rPr>
                <w:t>2181, 2888, 3888</w:t>
              </w:r>
            </w:ins>
          </w:p>
        </w:tc>
      </w:tr>
      <w:tr w:rsidR="00690EA3" w14:paraId="5977B106" w14:textId="77777777" w:rsidTr="00690EA3">
        <w:trPr>
          <w:trHeight w:val="206"/>
          <w:jc w:val="center"/>
          <w:ins w:id="873" w:author="Jason Jafarian" w:date="2016-02-17T17:23:00Z"/>
        </w:trPr>
        <w:tc>
          <w:tcPr>
            <w:tcW w:w="7308" w:type="dxa"/>
            <w:gridSpan w:val="2"/>
            <w:shd w:val="clear" w:color="auto" w:fill="BFBFBF" w:themeFill="background1" w:themeFillShade="BF"/>
          </w:tcPr>
          <w:p w14:paraId="4283E868" w14:textId="5E9A3DBF" w:rsidR="00690EA3" w:rsidRDefault="00690EA3" w:rsidP="00690EA3">
            <w:pPr>
              <w:pStyle w:val="Normal1"/>
              <w:spacing w:after="0"/>
              <w:jc w:val="left"/>
              <w:rPr>
                <w:ins w:id="874" w:author="Jason Jafarian" w:date="2016-02-17T17:23:00Z"/>
                <w:rFonts w:ascii="Arial" w:eastAsia="Arial" w:hAnsi="Arial" w:cs="Arial"/>
                <w:i/>
                <w:sz w:val="18"/>
                <w:szCs w:val="18"/>
              </w:rPr>
            </w:pPr>
            <w:ins w:id="875" w:author="Jason Jafarian" w:date="2016-02-17T17:23:00Z">
              <w:r w:rsidRPr="00D83B36">
                <w:rPr>
                  <w:rFonts w:ascii="Arial" w:eastAsia="Arial" w:hAnsi="Arial" w:cs="Arial"/>
                  <w:b/>
                  <w:sz w:val="18"/>
                  <w:szCs w:val="18"/>
                </w:rPr>
                <w:t>Zookeeper</w:t>
              </w:r>
            </w:ins>
            <w:ins w:id="876" w:author="Jason Jafarian" w:date="2016-02-18T14:56:00Z">
              <w:r w:rsidR="00EF2644">
                <w:rPr>
                  <w:rFonts w:ascii="Arial" w:eastAsia="Arial" w:hAnsi="Arial" w:cs="Arial"/>
                  <w:b/>
                  <w:color w:val="auto"/>
                  <w:sz w:val="18"/>
                  <w:szCs w:val="18"/>
                </w:rPr>
                <w:t xml:space="preserve">– AWS </w:t>
              </w:r>
            </w:ins>
            <w:ins w:id="877" w:author="Jason Jafarian" w:date="2016-02-18T21:50:00Z">
              <w:r w:rsidR="00B551A9">
                <w:rPr>
                  <w:rFonts w:ascii="Arial" w:eastAsia="Arial" w:hAnsi="Arial" w:cs="Arial"/>
                  <w:b/>
                  <w:color w:val="auto"/>
                  <w:sz w:val="18"/>
                  <w:szCs w:val="18"/>
                </w:rPr>
                <w:t>type:</w:t>
              </w:r>
            </w:ins>
            <w:ins w:id="878" w:author="Jason Jafarian" w:date="2016-02-18T14:56:00Z">
              <w:r w:rsidR="00EF2644">
                <w:rPr>
                  <w:rFonts w:ascii="Arial" w:eastAsia="Arial" w:hAnsi="Arial" w:cs="Arial"/>
                  <w:b/>
                  <w:color w:val="auto"/>
                  <w:sz w:val="18"/>
                  <w:szCs w:val="18"/>
                </w:rPr>
                <w:t xml:space="preserve"> m3. l</w:t>
              </w:r>
              <w:r w:rsidR="00EF2644" w:rsidRPr="004D2D90">
                <w:rPr>
                  <w:rFonts w:ascii="Arial" w:eastAsia="Arial" w:hAnsi="Arial" w:cs="Arial"/>
                  <w:b/>
                  <w:color w:val="auto"/>
                  <w:sz w:val="18"/>
                  <w:szCs w:val="18"/>
                </w:rPr>
                <w:t>arge</w:t>
              </w:r>
            </w:ins>
          </w:p>
        </w:tc>
      </w:tr>
      <w:tr w:rsidR="00690EA3" w14:paraId="46C977DD" w14:textId="77777777" w:rsidTr="00690EA3">
        <w:trPr>
          <w:trHeight w:val="206"/>
          <w:jc w:val="center"/>
          <w:ins w:id="879" w:author="Jason Jafarian" w:date="2016-02-17T17:23:00Z"/>
        </w:trPr>
        <w:tc>
          <w:tcPr>
            <w:tcW w:w="3204" w:type="dxa"/>
            <w:shd w:val="clear" w:color="auto" w:fill="auto"/>
          </w:tcPr>
          <w:p w14:paraId="5FCF2BD0" w14:textId="77777777" w:rsidR="00690EA3" w:rsidRDefault="00690EA3" w:rsidP="00690EA3">
            <w:pPr>
              <w:pStyle w:val="Normal1"/>
              <w:spacing w:after="0"/>
              <w:jc w:val="left"/>
              <w:rPr>
                <w:ins w:id="880" w:author="Jason Jafarian" w:date="2016-02-17T17:23:00Z"/>
                <w:rFonts w:ascii="Arial" w:eastAsia="Arial" w:hAnsi="Arial" w:cs="Arial"/>
                <w:b/>
                <w:i/>
                <w:sz w:val="18"/>
                <w:szCs w:val="18"/>
              </w:rPr>
            </w:pPr>
            <w:ins w:id="881" w:author="Jason Jafarian" w:date="2016-02-17T17:23:00Z">
              <w:r>
                <w:rPr>
                  <w:rFonts w:ascii="Arial" w:eastAsia="Arial" w:hAnsi="Arial" w:cs="Arial"/>
                  <w:b/>
                  <w:i/>
                  <w:sz w:val="18"/>
                  <w:szCs w:val="18"/>
                </w:rPr>
                <w:t>Processor Type</w:t>
              </w:r>
            </w:ins>
          </w:p>
        </w:tc>
        <w:tc>
          <w:tcPr>
            <w:tcW w:w="4104" w:type="dxa"/>
            <w:shd w:val="clear" w:color="auto" w:fill="auto"/>
          </w:tcPr>
          <w:p w14:paraId="29D0B556" w14:textId="77777777" w:rsidR="00690EA3" w:rsidRDefault="00690EA3" w:rsidP="00690EA3">
            <w:pPr>
              <w:pStyle w:val="Normal1"/>
              <w:spacing w:after="0"/>
              <w:jc w:val="left"/>
              <w:rPr>
                <w:ins w:id="882" w:author="Jason Jafarian" w:date="2016-02-17T17:23:00Z"/>
                <w:rFonts w:ascii="Arial" w:eastAsia="Arial" w:hAnsi="Arial" w:cs="Arial"/>
                <w:i/>
                <w:sz w:val="18"/>
                <w:szCs w:val="18"/>
              </w:rPr>
            </w:pPr>
            <w:ins w:id="883" w:author="Jason Jafarian" w:date="2016-02-17T17:23:00Z">
              <w:r w:rsidRPr="007E08E3">
                <w:rPr>
                  <w:rFonts w:ascii="Arial" w:eastAsia="Arial" w:hAnsi="Arial" w:cs="Arial"/>
                  <w:i/>
                  <w:sz w:val="18"/>
                  <w:szCs w:val="18"/>
                </w:rPr>
                <w:t>2 vCPU</w:t>
              </w:r>
            </w:ins>
          </w:p>
        </w:tc>
      </w:tr>
      <w:tr w:rsidR="00690EA3" w14:paraId="782E192D" w14:textId="77777777" w:rsidTr="00690EA3">
        <w:trPr>
          <w:trHeight w:val="206"/>
          <w:jc w:val="center"/>
          <w:ins w:id="884" w:author="Jason Jafarian" w:date="2016-02-17T17:23:00Z"/>
        </w:trPr>
        <w:tc>
          <w:tcPr>
            <w:tcW w:w="3204" w:type="dxa"/>
            <w:shd w:val="clear" w:color="auto" w:fill="auto"/>
          </w:tcPr>
          <w:p w14:paraId="3A082809" w14:textId="77777777" w:rsidR="00690EA3" w:rsidRDefault="00690EA3" w:rsidP="00690EA3">
            <w:pPr>
              <w:pStyle w:val="Normal1"/>
              <w:spacing w:after="0"/>
              <w:jc w:val="left"/>
              <w:rPr>
                <w:ins w:id="885" w:author="Jason Jafarian" w:date="2016-02-17T17:23:00Z"/>
                <w:rFonts w:ascii="Arial" w:eastAsia="Arial" w:hAnsi="Arial" w:cs="Arial"/>
                <w:b/>
                <w:i/>
                <w:sz w:val="18"/>
                <w:szCs w:val="18"/>
              </w:rPr>
            </w:pPr>
            <w:ins w:id="886" w:author="Jason Jafarian" w:date="2016-02-17T17:23:00Z">
              <w:r>
                <w:rPr>
                  <w:rFonts w:ascii="Arial" w:eastAsia="Arial" w:hAnsi="Arial" w:cs="Arial"/>
                  <w:b/>
                  <w:i/>
                  <w:sz w:val="18"/>
                  <w:szCs w:val="18"/>
                </w:rPr>
                <w:t>System Memory</w:t>
              </w:r>
            </w:ins>
          </w:p>
        </w:tc>
        <w:tc>
          <w:tcPr>
            <w:tcW w:w="4104" w:type="dxa"/>
            <w:shd w:val="clear" w:color="auto" w:fill="auto"/>
          </w:tcPr>
          <w:p w14:paraId="65F4B76F" w14:textId="77777777" w:rsidR="00690EA3" w:rsidRDefault="00690EA3" w:rsidP="00690EA3">
            <w:pPr>
              <w:pStyle w:val="Normal1"/>
              <w:spacing w:after="0"/>
              <w:jc w:val="left"/>
              <w:rPr>
                <w:ins w:id="887" w:author="Jason Jafarian" w:date="2016-02-17T17:23:00Z"/>
                <w:rFonts w:ascii="Arial" w:eastAsia="Arial" w:hAnsi="Arial" w:cs="Arial"/>
                <w:i/>
                <w:sz w:val="18"/>
                <w:szCs w:val="18"/>
              </w:rPr>
            </w:pPr>
            <w:ins w:id="888" w:author="Jason Jafarian" w:date="2016-02-17T17:23:00Z">
              <w:r w:rsidRPr="007E08E3">
                <w:rPr>
                  <w:rFonts w:ascii="Arial" w:hAnsi="Arial" w:cs="Arial"/>
                  <w:sz w:val="18"/>
                  <w:szCs w:val="18"/>
                </w:rPr>
                <w:t>7.5 gb memory</w:t>
              </w:r>
            </w:ins>
          </w:p>
        </w:tc>
      </w:tr>
      <w:tr w:rsidR="00690EA3" w14:paraId="21201B7B" w14:textId="77777777" w:rsidTr="00690EA3">
        <w:trPr>
          <w:trHeight w:val="206"/>
          <w:jc w:val="center"/>
          <w:ins w:id="889" w:author="Jason Jafarian" w:date="2016-02-17T17:23:00Z"/>
        </w:trPr>
        <w:tc>
          <w:tcPr>
            <w:tcW w:w="3204" w:type="dxa"/>
            <w:shd w:val="clear" w:color="auto" w:fill="auto"/>
          </w:tcPr>
          <w:p w14:paraId="1B88DD38" w14:textId="77777777" w:rsidR="00690EA3" w:rsidRDefault="00690EA3" w:rsidP="00690EA3">
            <w:pPr>
              <w:pStyle w:val="Normal1"/>
              <w:spacing w:after="0"/>
              <w:jc w:val="left"/>
              <w:rPr>
                <w:ins w:id="890" w:author="Jason Jafarian" w:date="2016-02-17T17:23:00Z"/>
                <w:rFonts w:ascii="Arial" w:eastAsia="Arial" w:hAnsi="Arial" w:cs="Arial"/>
                <w:b/>
                <w:i/>
                <w:sz w:val="18"/>
                <w:szCs w:val="18"/>
              </w:rPr>
            </w:pPr>
            <w:ins w:id="891" w:author="Jason Jafarian" w:date="2016-02-17T17:23:00Z">
              <w:r>
                <w:rPr>
                  <w:rFonts w:ascii="Arial" w:eastAsia="Arial" w:hAnsi="Arial" w:cs="Arial"/>
                  <w:b/>
                  <w:i/>
                  <w:sz w:val="18"/>
                  <w:szCs w:val="18"/>
                </w:rPr>
                <w:t>Hard Disk Space</w:t>
              </w:r>
            </w:ins>
          </w:p>
        </w:tc>
        <w:tc>
          <w:tcPr>
            <w:tcW w:w="4104" w:type="dxa"/>
            <w:shd w:val="clear" w:color="auto" w:fill="auto"/>
          </w:tcPr>
          <w:p w14:paraId="6C9B6936" w14:textId="77777777" w:rsidR="00690EA3" w:rsidRDefault="00690EA3" w:rsidP="00690EA3">
            <w:pPr>
              <w:pStyle w:val="Normal1"/>
              <w:spacing w:after="0"/>
              <w:jc w:val="left"/>
              <w:rPr>
                <w:ins w:id="892" w:author="Jason Jafarian" w:date="2016-02-17T17:23:00Z"/>
                <w:rFonts w:ascii="Arial" w:eastAsia="Arial" w:hAnsi="Arial" w:cs="Arial"/>
                <w:i/>
                <w:sz w:val="18"/>
                <w:szCs w:val="18"/>
              </w:rPr>
            </w:pPr>
            <w:ins w:id="893" w:author="Jason Jafarian" w:date="2016-02-17T17:23:00Z">
              <w:r w:rsidRPr="007E08E3">
                <w:rPr>
                  <w:rFonts w:ascii="Arial" w:hAnsi="Arial" w:cs="Arial"/>
                  <w:sz w:val="18"/>
                  <w:szCs w:val="18"/>
                </w:rPr>
                <w:t>1x32 gb SSD</w:t>
              </w:r>
            </w:ins>
          </w:p>
        </w:tc>
      </w:tr>
      <w:tr w:rsidR="00690EA3" w14:paraId="454DE541" w14:textId="77777777" w:rsidTr="00690EA3">
        <w:trPr>
          <w:trHeight w:val="206"/>
          <w:jc w:val="center"/>
          <w:ins w:id="894" w:author="Jason Jafarian" w:date="2016-02-17T17:23:00Z"/>
        </w:trPr>
        <w:tc>
          <w:tcPr>
            <w:tcW w:w="3204" w:type="dxa"/>
            <w:shd w:val="clear" w:color="auto" w:fill="auto"/>
          </w:tcPr>
          <w:p w14:paraId="67CAEFA9" w14:textId="77777777" w:rsidR="00690EA3" w:rsidRDefault="00690EA3" w:rsidP="00690EA3">
            <w:pPr>
              <w:pStyle w:val="Normal1"/>
              <w:spacing w:after="0"/>
              <w:jc w:val="left"/>
              <w:rPr>
                <w:ins w:id="895" w:author="Jason Jafarian" w:date="2016-02-17T17:23:00Z"/>
                <w:rFonts w:ascii="Arial" w:eastAsia="Arial" w:hAnsi="Arial" w:cs="Arial"/>
                <w:b/>
                <w:i/>
                <w:sz w:val="18"/>
                <w:szCs w:val="18"/>
              </w:rPr>
            </w:pPr>
            <w:ins w:id="896" w:author="Jason Jafarian" w:date="2016-02-17T17:23:00Z">
              <w:r>
                <w:rPr>
                  <w:rFonts w:ascii="Arial" w:eastAsia="Arial" w:hAnsi="Arial" w:cs="Arial"/>
                  <w:b/>
                  <w:i/>
                  <w:sz w:val="18"/>
                  <w:szCs w:val="18"/>
                </w:rPr>
                <w:t>Open Ports</w:t>
              </w:r>
            </w:ins>
          </w:p>
        </w:tc>
        <w:tc>
          <w:tcPr>
            <w:tcW w:w="4104" w:type="dxa"/>
            <w:shd w:val="clear" w:color="auto" w:fill="auto"/>
          </w:tcPr>
          <w:p w14:paraId="6F590626" w14:textId="77777777" w:rsidR="00690EA3" w:rsidRDefault="00690EA3" w:rsidP="00690EA3">
            <w:pPr>
              <w:pStyle w:val="Normal1"/>
              <w:spacing w:after="0"/>
              <w:jc w:val="left"/>
              <w:rPr>
                <w:ins w:id="897" w:author="Jason Jafarian" w:date="2016-02-17T17:23:00Z"/>
                <w:rFonts w:ascii="Arial" w:eastAsia="Arial" w:hAnsi="Arial" w:cs="Arial"/>
                <w:i/>
                <w:sz w:val="18"/>
                <w:szCs w:val="18"/>
              </w:rPr>
            </w:pPr>
            <w:ins w:id="898" w:author="Jason Jafarian" w:date="2016-02-17T17:23:00Z">
              <w:r w:rsidRPr="007E08E3">
                <w:rPr>
                  <w:rFonts w:ascii="Arial" w:hAnsi="Arial" w:cs="Arial"/>
                  <w:sz w:val="18"/>
                  <w:szCs w:val="18"/>
                </w:rPr>
                <w:t>2181, 2888, 3888</w:t>
              </w:r>
            </w:ins>
          </w:p>
        </w:tc>
      </w:tr>
    </w:tbl>
    <w:p w14:paraId="02E5277D" w14:textId="77777777" w:rsidR="00371A2A" w:rsidRPr="00371A2A" w:rsidRDefault="00371A2A">
      <w:pPr>
        <w:rPr>
          <w:i/>
          <w:rPrChange w:id="899" w:author="Jason Jafarian" w:date="2016-02-17T17:23:00Z">
            <w:rPr>
              <w:b/>
              <w:i w:val="0"/>
              <w:color w:val="000000" w:themeColor="text1"/>
              <w:sz w:val="24"/>
              <w:szCs w:val="24"/>
            </w:rPr>
          </w:rPrChange>
        </w:rPr>
        <w:pPrChange w:id="900" w:author="Jason Jafarian" w:date="2016-02-17T17:23:00Z">
          <w:pPr>
            <w:pStyle w:val="Caption"/>
            <w:jc w:val="center"/>
          </w:pPr>
        </w:pPrChange>
      </w:pPr>
    </w:p>
    <w:p w14:paraId="50DC1E73" w14:textId="77777777" w:rsidR="005864F3" w:rsidRPr="005864F3" w:rsidRDefault="005864F3" w:rsidP="005864F3"/>
    <w:p w14:paraId="21328A19" w14:textId="3334024F" w:rsidR="004F4A09" w:rsidRDefault="00B97AC0" w:rsidP="00622893">
      <w:pPr>
        <w:pStyle w:val="Heading2"/>
        <w:numPr>
          <w:ilvl w:val="1"/>
          <w:numId w:val="7"/>
        </w:numPr>
        <w:rPr>
          <w:sz w:val="28"/>
          <w:szCs w:val="28"/>
        </w:rPr>
      </w:pPr>
      <w:bookmarkStart w:id="901" w:name="h.1t3h5sf" w:colFirst="0" w:colLast="0"/>
      <w:bookmarkStart w:id="902" w:name="_Toc442439827"/>
      <w:bookmarkEnd w:id="901"/>
      <w:r>
        <w:t>Site Requirements</w:t>
      </w:r>
      <w:bookmarkEnd w:id="902"/>
    </w:p>
    <w:p w14:paraId="2AE89CA7" w14:textId="546354D7" w:rsidR="004F4A09" w:rsidRDefault="00374DC0">
      <w:pPr>
        <w:pStyle w:val="Normal1"/>
      </w:pPr>
      <w:r>
        <w:t>P3</w:t>
      </w:r>
      <w:r w:rsidR="00B97AC0">
        <w:t xml:space="preserve"> will be deployed on the Amazon Elastic Compute Cloud (Amazon EC2).  EC2 is a web service</w:t>
      </w:r>
      <w:r w:rsidR="00200228">
        <w:t xml:space="preserve"> that provides resizable computing</w:t>
      </w:r>
      <w:r w:rsidR="00B97AC0">
        <w:t xml:space="preserve"> capacity in the cloud. It is designed to make web-scale </w:t>
      </w:r>
      <w:hyperlink r:id="rId11">
        <w:r w:rsidR="00B97AC0">
          <w:t>cloud computing</w:t>
        </w:r>
      </w:hyperlink>
      <w:r w:rsidR="00200228">
        <w:t xml:space="preserve"> easier for developers.  </w:t>
      </w:r>
      <w:r w:rsidR="00B97AC0">
        <w:t>Amazon EC2’s simple web service interface allows you to obtain and configure capacity with minimal friction. It provides you with complete control of your computing resources and lets you run on Amazon’s proven computing environment. Amazon EC2 reduces the time required to obtain and boot new server instances to minutes, allowing you to quickly scale capacity, both up and down, as your computing requirements change. </w:t>
      </w:r>
    </w:p>
    <w:p w14:paraId="38CE75A8" w14:textId="77777777" w:rsidR="004F4A09" w:rsidRDefault="00B97AC0" w:rsidP="00622893">
      <w:pPr>
        <w:pStyle w:val="Heading1"/>
        <w:numPr>
          <w:ilvl w:val="0"/>
          <w:numId w:val="7"/>
        </w:numPr>
      </w:pPr>
      <w:bookmarkStart w:id="903" w:name="h.17dp8vu" w:colFirst="0" w:colLast="0"/>
      <w:bookmarkStart w:id="904" w:name="_Toc442439828"/>
      <w:bookmarkEnd w:id="903"/>
      <w:r>
        <w:t>Security considerations</w:t>
      </w:r>
      <w:bookmarkEnd w:id="904"/>
    </w:p>
    <w:p w14:paraId="63847057" w14:textId="329D0FB4" w:rsidR="004F4A09" w:rsidRDefault="00B97AC0">
      <w:pPr>
        <w:pStyle w:val="Normal1"/>
      </w:pPr>
      <w:r>
        <w:t xml:space="preserve">The </w:t>
      </w:r>
      <w:r w:rsidR="00374DC0" w:rsidRPr="005862B7">
        <w:t>P3</w:t>
      </w:r>
      <w:r w:rsidRPr="005862B7">
        <w:t xml:space="preserve"> </w:t>
      </w:r>
      <w:r w:rsidR="00200228" w:rsidRPr="005862B7">
        <w:t>site uses</w:t>
      </w:r>
      <w:r w:rsidRPr="005862B7">
        <w:t xml:space="preserve"> the </w:t>
      </w:r>
      <w:r w:rsidR="005862B7" w:rsidRPr="007F5D7C">
        <w:t xml:space="preserve">OMB Max </w:t>
      </w:r>
      <w:r>
        <w:t xml:space="preserve">service that works with Amazon Virtual Private Cloud (VPC). </w:t>
      </w:r>
      <w:r w:rsidR="005862B7">
        <w:t xml:space="preserve"> </w:t>
      </w:r>
      <w:r w:rsidR="005862B7" w:rsidRPr="005862B7">
        <w:t xml:space="preserve">No authorized privileges; read-only access to the contents of </w:t>
      </w:r>
      <w:r w:rsidR="005862B7">
        <w:t>P3</w:t>
      </w:r>
      <w:r w:rsidR="005862B7" w:rsidRPr="005862B7">
        <w:t xml:space="preserve">.  User must be a Government employee, based on registration credentials in OMB MAX. </w:t>
      </w:r>
    </w:p>
    <w:p w14:paraId="6AD6B04A" w14:textId="5AD0DECD" w:rsidR="004F4A09" w:rsidRDefault="00B97AC0" w:rsidP="00622893">
      <w:pPr>
        <w:pStyle w:val="Heading1"/>
        <w:numPr>
          <w:ilvl w:val="0"/>
          <w:numId w:val="7"/>
        </w:numPr>
      </w:pPr>
      <w:bookmarkStart w:id="905" w:name="h.3rdcrjn" w:colFirst="0" w:colLast="0"/>
      <w:bookmarkStart w:id="906" w:name="_Toc442439829"/>
      <w:bookmarkEnd w:id="905"/>
      <w:r>
        <w:t>Software/System Inventory</w:t>
      </w:r>
      <w:bookmarkEnd w:id="906"/>
    </w:p>
    <w:p w14:paraId="3D5A7DFA" w14:textId="125CB09B" w:rsidR="00C11D2A" w:rsidRPr="00E32149" w:rsidRDefault="00B97AC0">
      <w:pPr>
        <w:pStyle w:val="Normal1"/>
        <w:rPr>
          <w:color w:val="000000" w:themeColor="text1"/>
        </w:rPr>
      </w:pPr>
      <w:r w:rsidRPr="00E32149">
        <w:rPr>
          <w:color w:val="000000" w:themeColor="text1"/>
        </w:rPr>
        <w:t>The software stack on</w:t>
      </w:r>
      <w:r w:rsidR="005E0F80" w:rsidRPr="00E32149">
        <w:rPr>
          <w:color w:val="000000" w:themeColor="text1"/>
        </w:rPr>
        <w:t xml:space="preserve"> the</w:t>
      </w:r>
      <w:r w:rsidRPr="00E32149">
        <w:rPr>
          <w:color w:val="000000" w:themeColor="text1"/>
        </w:rPr>
        <w:t xml:space="preserve"> </w:t>
      </w:r>
      <w:r w:rsidR="006C1211" w:rsidRPr="00E32149">
        <w:rPr>
          <w:color w:val="000000" w:themeColor="text1"/>
        </w:rPr>
        <w:t>Prices Paid Portal</w:t>
      </w:r>
      <w:r w:rsidRPr="00E32149">
        <w:rPr>
          <w:color w:val="000000" w:themeColor="text1"/>
        </w:rPr>
        <w:t xml:space="preserve"> consists </w:t>
      </w:r>
      <w:r w:rsidR="005E0F80" w:rsidRPr="00E32149">
        <w:rPr>
          <w:color w:val="000000" w:themeColor="text1"/>
        </w:rPr>
        <w:t xml:space="preserve">of </w:t>
      </w:r>
      <w:r w:rsidR="000C48A2">
        <w:rPr>
          <w:color w:val="000000" w:themeColor="text1"/>
        </w:rPr>
        <w:t xml:space="preserve">the following; </w:t>
      </w:r>
    </w:p>
    <w:p w14:paraId="30EB06AE" w14:textId="6185D9C7" w:rsidR="004F4A09" w:rsidRDefault="004F4A09" w:rsidP="007F5D7C">
      <w:pPr>
        <w:pStyle w:val="Normal1"/>
      </w:pPr>
      <w:bookmarkStart w:id="907" w:name="h.26in1rg" w:colFirst="0" w:colLast="0"/>
      <w:bookmarkEnd w:id="907"/>
    </w:p>
    <w:tbl>
      <w:tblPr>
        <w:tblStyle w:val="a3"/>
        <w:tblW w:w="8640"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2610"/>
        <w:gridCol w:w="6030"/>
      </w:tblGrid>
      <w:tr w:rsidR="004F4A09" w14:paraId="20FAC4D5" w14:textId="77777777" w:rsidTr="00F52B3F">
        <w:trPr>
          <w:jc w:val="center"/>
        </w:trPr>
        <w:tc>
          <w:tcPr>
            <w:tcW w:w="2610" w:type="dxa"/>
            <w:shd w:val="clear" w:color="auto" w:fill="BFBFBF"/>
          </w:tcPr>
          <w:p w14:paraId="436C19DA" w14:textId="705A2688" w:rsidR="004F4A09" w:rsidRDefault="00F52B3F">
            <w:pPr>
              <w:pStyle w:val="Normal1"/>
              <w:spacing w:after="0"/>
              <w:jc w:val="left"/>
            </w:pPr>
            <w:r>
              <w:rPr>
                <w:rFonts w:ascii="Arial" w:eastAsia="Arial" w:hAnsi="Arial" w:cs="Arial"/>
                <w:b/>
                <w:sz w:val="20"/>
                <w:szCs w:val="20"/>
              </w:rPr>
              <w:t>Software</w:t>
            </w:r>
          </w:p>
        </w:tc>
        <w:tc>
          <w:tcPr>
            <w:tcW w:w="6030" w:type="dxa"/>
            <w:shd w:val="clear" w:color="auto" w:fill="BFBFBF"/>
          </w:tcPr>
          <w:p w14:paraId="25289577" w14:textId="77777777" w:rsidR="004F4A09" w:rsidRDefault="00B97AC0">
            <w:pPr>
              <w:pStyle w:val="Normal1"/>
              <w:spacing w:after="0"/>
              <w:jc w:val="left"/>
            </w:pPr>
            <w:r>
              <w:rPr>
                <w:rFonts w:ascii="Arial" w:eastAsia="Arial" w:hAnsi="Arial" w:cs="Arial"/>
                <w:b/>
                <w:sz w:val="20"/>
                <w:szCs w:val="20"/>
              </w:rPr>
              <w:t>Description</w:t>
            </w:r>
          </w:p>
        </w:tc>
      </w:tr>
      <w:tr w:rsidR="004F4A09" w14:paraId="55C05D89" w14:textId="77777777" w:rsidTr="00F52B3F">
        <w:trPr>
          <w:jc w:val="center"/>
        </w:trPr>
        <w:tc>
          <w:tcPr>
            <w:tcW w:w="2610" w:type="dxa"/>
          </w:tcPr>
          <w:p w14:paraId="4F5DE79C" w14:textId="4D853228" w:rsidR="004F4A09" w:rsidRDefault="00F52B3F">
            <w:pPr>
              <w:pStyle w:val="Normal1"/>
              <w:spacing w:after="0"/>
              <w:jc w:val="left"/>
            </w:pPr>
            <w:r>
              <w:rPr>
                <w:rFonts w:ascii="Arial" w:eastAsia="Arial" w:hAnsi="Arial" w:cs="Arial"/>
                <w:sz w:val="20"/>
                <w:szCs w:val="20"/>
              </w:rPr>
              <w:lastRenderedPageBreak/>
              <w:t>Redhat Enterprise Linux (RHEL)</w:t>
            </w:r>
          </w:p>
        </w:tc>
        <w:tc>
          <w:tcPr>
            <w:tcW w:w="6030" w:type="dxa"/>
          </w:tcPr>
          <w:p w14:paraId="608B2968" w14:textId="77777777" w:rsidR="004F4A09" w:rsidRDefault="00B97AC0">
            <w:pPr>
              <w:pStyle w:val="Normal1"/>
              <w:spacing w:after="0"/>
              <w:jc w:val="left"/>
            </w:pPr>
            <w:r>
              <w:rPr>
                <w:rFonts w:ascii="Arial" w:eastAsia="Arial" w:hAnsi="Arial" w:cs="Arial"/>
                <w:sz w:val="20"/>
                <w:szCs w:val="20"/>
              </w:rPr>
              <w:t>Linux Operating System</w:t>
            </w:r>
          </w:p>
        </w:tc>
      </w:tr>
      <w:tr w:rsidR="00F52B3F" w14:paraId="711D6AF1" w14:textId="77777777" w:rsidTr="00F52B3F">
        <w:trPr>
          <w:jc w:val="center"/>
        </w:trPr>
        <w:tc>
          <w:tcPr>
            <w:tcW w:w="2610" w:type="dxa"/>
          </w:tcPr>
          <w:p w14:paraId="46E1C70D" w14:textId="5B3917B7" w:rsidR="00F52B3F" w:rsidRDefault="005B4461" w:rsidP="005B4461">
            <w:pPr>
              <w:pStyle w:val="Normal1"/>
              <w:spacing w:after="0"/>
              <w:jc w:val="left"/>
            </w:pPr>
            <w:r w:rsidRPr="00E32149">
              <w:rPr>
                <w:color w:val="000000" w:themeColor="text1"/>
              </w:rPr>
              <w:t>Lucidworks Fusion Manager</w:t>
            </w:r>
          </w:p>
        </w:tc>
        <w:tc>
          <w:tcPr>
            <w:tcW w:w="6030" w:type="dxa"/>
          </w:tcPr>
          <w:p w14:paraId="5E9E11CA" w14:textId="14C7801A" w:rsidR="00F52B3F" w:rsidRDefault="005B4461">
            <w:pPr>
              <w:pStyle w:val="Normal1"/>
              <w:spacing w:after="0"/>
              <w:jc w:val="left"/>
            </w:pPr>
            <w:r w:rsidRPr="00E32149">
              <w:rPr>
                <w:color w:val="000000" w:themeColor="text1"/>
              </w:rPr>
              <w:t>1.2.3</w:t>
            </w:r>
          </w:p>
        </w:tc>
      </w:tr>
      <w:tr w:rsidR="005B4461" w14:paraId="5CB74D63" w14:textId="77777777" w:rsidTr="00F52B3F">
        <w:trPr>
          <w:jc w:val="center"/>
        </w:trPr>
        <w:tc>
          <w:tcPr>
            <w:tcW w:w="2610" w:type="dxa"/>
          </w:tcPr>
          <w:p w14:paraId="3B3A1663" w14:textId="03B30D45" w:rsidR="005B4461" w:rsidRPr="00E32149" w:rsidRDefault="005B4461" w:rsidP="005B4461">
            <w:pPr>
              <w:pStyle w:val="Normal1"/>
              <w:spacing w:after="0"/>
              <w:jc w:val="left"/>
              <w:rPr>
                <w:color w:val="000000" w:themeColor="text1"/>
              </w:rPr>
            </w:pPr>
            <w:r w:rsidRPr="00E32149">
              <w:rPr>
                <w:color w:val="000000" w:themeColor="text1"/>
              </w:rPr>
              <w:t xml:space="preserve">LucidSolr Solr </w:t>
            </w:r>
          </w:p>
        </w:tc>
        <w:tc>
          <w:tcPr>
            <w:tcW w:w="6030" w:type="dxa"/>
          </w:tcPr>
          <w:p w14:paraId="3E79AB8E" w14:textId="0710B084" w:rsidR="005B4461" w:rsidRPr="00E32149" w:rsidRDefault="005B4461">
            <w:pPr>
              <w:pStyle w:val="Normal1"/>
              <w:spacing w:after="0"/>
              <w:jc w:val="left"/>
              <w:rPr>
                <w:color w:val="000000" w:themeColor="text1"/>
              </w:rPr>
            </w:pPr>
            <w:r w:rsidRPr="00E32149">
              <w:rPr>
                <w:color w:val="000000" w:themeColor="text1"/>
              </w:rPr>
              <w:t>4.10.4</w:t>
            </w:r>
          </w:p>
        </w:tc>
      </w:tr>
      <w:tr w:rsidR="000C48A2" w14:paraId="5C63E40E" w14:textId="77777777" w:rsidTr="00F52B3F">
        <w:trPr>
          <w:jc w:val="center"/>
        </w:trPr>
        <w:tc>
          <w:tcPr>
            <w:tcW w:w="2610" w:type="dxa"/>
          </w:tcPr>
          <w:p w14:paraId="0FBAD325" w14:textId="49CB9166" w:rsidR="000C48A2" w:rsidRDefault="000C48A2" w:rsidP="000C48A2">
            <w:pPr>
              <w:pStyle w:val="Normal1"/>
              <w:spacing w:after="0"/>
              <w:jc w:val="left"/>
            </w:pPr>
            <w:r w:rsidRPr="00E32149">
              <w:rPr>
                <w:color w:val="000000" w:themeColor="text1"/>
              </w:rPr>
              <w:t xml:space="preserve">Lucidworks Zookeeper </w:t>
            </w:r>
          </w:p>
        </w:tc>
        <w:tc>
          <w:tcPr>
            <w:tcW w:w="6030" w:type="dxa"/>
          </w:tcPr>
          <w:p w14:paraId="0D42F2A9" w14:textId="64212CA6" w:rsidR="000C48A2" w:rsidRDefault="000C48A2" w:rsidP="005B4461">
            <w:pPr>
              <w:pStyle w:val="Normal1"/>
            </w:pPr>
            <w:r w:rsidRPr="00E32149">
              <w:rPr>
                <w:color w:val="000000" w:themeColor="text1"/>
              </w:rPr>
              <w:t>3.4.6</w:t>
            </w:r>
          </w:p>
        </w:tc>
      </w:tr>
      <w:tr w:rsidR="0028250A" w14:paraId="7BFE90A5" w14:textId="77777777" w:rsidTr="00F52B3F">
        <w:trPr>
          <w:jc w:val="center"/>
        </w:trPr>
        <w:tc>
          <w:tcPr>
            <w:tcW w:w="2610" w:type="dxa"/>
          </w:tcPr>
          <w:p w14:paraId="738196D8" w14:textId="6FFFF649" w:rsidR="0028250A" w:rsidRDefault="0028250A">
            <w:pPr>
              <w:pStyle w:val="Normal1"/>
              <w:spacing w:after="0"/>
              <w:jc w:val="left"/>
            </w:pPr>
            <w:r>
              <w:t>Java</w:t>
            </w:r>
          </w:p>
        </w:tc>
        <w:tc>
          <w:tcPr>
            <w:tcW w:w="6030" w:type="dxa"/>
          </w:tcPr>
          <w:p w14:paraId="4D84D57A" w14:textId="270010DC" w:rsidR="0028250A" w:rsidRDefault="005B4461" w:rsidP="000C48A2">
            <w:pPr>
              <w:pStyle w:val="Normal1"/>
            </w:pPr>
            <w:r>
              <w:t>Java Standard SE open1.8.0_25</w:t>
            </w:r>
          </w:p>
        </w:tc>
      </w:tr>
      <w:tr w:rsidR="0028250A" w14:paraId="7DB701BB" w14:textId="77777777" w:rsidTr="00F52B3F">
        <w:trPr>
          <w:jc w:val="center"/>
        </w:trPr>
        <w:tc>
          <w:tcPr>
            <w:tcW w:w="2610" w:type="dxa"/>
          </w:tcPr>
          <w:p w14:paraId="192A043F" w14:textId="7001FB5F" w:rsidR="0028250A" w:rsidRDefault="00DB030B">
            <w:pPr>
              <w:pStyle w:val="Normal1"/>
              <w:spacing w:after="0"/>
              <w:jc w:val="left"/>
            </w:pPr>
            <w:r>
              <w:t>Apache Tomcat</w:t>
            </w:r>
          </w:p>
        </w:tc>
        <w:tc>
          <w:tcPr>
            <w:tcW w:w="6030" w:type="dxa"/>
          </w:tcPr>
          <w:p w14:paraId="7BF19390" w14:textId="2DF720D6" w:rsidR="0028250A" w:rsidRDefault="000C48A2">
            <w:pPr>
              <w:pStyle w:val="Normal1"/>
              <w:spacing w:after="0"/>
              <w:jc w:val="left"/>
            </w:pPr>
            <w:r w:rsidRPr="00E32149">
              <w:rPr>
                <w:color w:val="000000" w:themeColor="text1"/>
              </w:rPr>
              <w:t>7.0.61</w:t>
            </w:r>
          </w:p>
        </w:tc>
      </w:tr>
      <w:tr w:rsidR="00DB030B" w14:paraId="5357476D" w14:textId="77777777" w:rsidTr="00F52B3F">
        <w:trPr>
          <w:jc w:val="center"/>
        </w:trPr>
        <w:tc>
          <w:tcPr>
            <w:tcW w:w="2610" w:type="dxa"/>
          </w:tcPr>
          <w:p w14:paraId="1B40B5A9" w14:textId="3BE53B4F" w:rsidR="00DB030B" w:rsidRDefault="00DB030B">
            <w:pPr>
              <w:pStyle w:val="Normal1"/>
              <w:spacing w:after="0"/>
              <w:jc w:val="left"/>
            </w:pPr>
            <w:r>
              <w:t xml:space="preserve">Apache </w:t>
            </w:r>
            <w:r w:rsidR="000C48A2">
              <w:t xml:space="preserve">Http </w:t>
            </w:r>
            <w:r>
              <w:t>Webserver</w:t>
            </w:r>
          </w:p>
        </w:tc>
        <w:tc>
          <w:tcPr>
            <w:tcW w:w="6030" w:type="dxa"/>
          </w:tcPr>
          <w:p w14:paraId="1C85C806" w14:textId="77777777" w:rsidR="00DB030B" w:rsidRDefault="00DB030B">
            <w:pPr>
              <w:pStyle w:val="Normal1"/>
              <w:spacing w:after="0"/>
              <w:jc w:val="left"/>
            </w:pPr>
          </w:p>
        </w:tc>
      </w:tr>
      <w:tr w:rsidR="00DB030B" w14:paraId="61D04DBB" w14:textId="77777777" w:rsidTr="00F52B3F">
        <w:trPr>
          <w:jc w:val="center"/>
        </w:trPr>
        <w:tc>
          <w:tcPr>
            <w:tcW w:w="2610" w:type="dxa"/>
          </w:tcPr>
          <w:p w14:paraId="58A187B1" w14:textId="0F42E55D" w:rsidR="00DB030B" w:rsidRDefault="00DB030B">
            <w:pPr>
              <w:pStyle w:val="Normal1"/>
              <w:spacing w:after="0"/>
              <w:jc w:val="left"/>
            </w:pPr>
            <w:r>
              <w:t>Jetty</w:t>
            </w:r>
          </w:p>
        </w:tc>
        <w:tc>
          <w:tcPr>
            <w:tcW w:w="6030" w:type="dxa"/>
          </w:tcPr>
          <w:p w14:paraId="47DF6FC9" w14:textId="1D9A2AC0" w:rsidR="00DB030B" w:rsidRDefault="000C48A2">
            <w:pPr>
              <w:pStyle w:val="Normal1"/>
              <w:spacing w:after="0"/>
              <w:jc w:val="left"/>
            </w:pPr>
            <w:r w:rsidRPr="00E32149">
              <w:rPr>
                <w:color w:val="000000" w:themeColor="text1"/>
              </w:rPr>
              <w:t>Jetty 8.1.10.v20130312</w:t>
            </w:r>
          </w:p>
        </w:tc>
      </w:tr>
      <w:tr w:rsidR="00DB030B" w14:paraId="351FF4AB" w14:textId="77777777" w:rsidTr="00F52B3F">
        <w:trPr>
          <w:jc w:val="center"/>
        </w:trPr>
        <w:tc>
          <w:tcPr>
            <w:tcW w:w="2610" w:type="dxa"/>
          </w:tcPr>
          <w:p w14:paraId="791CC987" w14:textId="25FA0D67" w:rsidR="00DB030B" w:rsidRDefault="00DB030B">
            <w:pPr>
              <w:pStyle w:val="Normal1"/>
              <w:spacing w:after="0"/>
              <w:jc w:val="left"/>
            </w:pPr>
            <w:r>
              <w:t>AngularJS</w:t>
            </w:r>
          </w:p>
        </w:tc>
        <w:tc>
          <w:tcPr>
            <w:tcW w:w="6030" w:type="dxa"/>
          </w:tcPr>
          <w:p w14:paraId="606C4856" w14:textId="77777777" w:rsidR="00DB030B" w:rsidRDefault="00DB030B">
            <w:pPr>
              <w:pStyle w:val="Normal1"/>
              <w:spacing w:after="0"/>
              <w:jc w:val="left"/>
            </w:pPr>
          </w:p>
        </w:tc>
      </w:tr>
      <w:tr w:rsidR="00DB030B" w14:paraId="06D6976D" w14:textId="77777777" w:rsidTr="00F52B3F">
        <w:trPr>
          <w:jc w:val="center"/>
        </w:trPr>
        <w:tc>
          <w:tcPr>
            <w:tcW w:w="2610" w:type="dxa"/>
          </w:tcPr>
          <w:p w14:paraId="5C58C498" w14:textId="4E5E6099" w:rsidR="00DB030B" w:rsidRDefault="00DB030B">
            <w:pPr>
              <w:pStyle w:val="Normal1"/>
              <w:spacing w:after="0"/>
              <w:jc w:val="left"/>
            </w:pPr>
            <w:r>
              <w:t>Banana</w:t>
            </w:r>
          </w:p>
        </w:tc>
        <w:tc>
          <w:tcPr>
            <w:tcW w:w="6030" w:type="dxa"/>
          </w:tcPr>
          <w:p w14:paraId="547AD1FC" w14:textId="77777777" w:rsidR="00DB030B" w:rsidRDefault="00DB030B">
            <w:pPr>
              <w:pStyle w:val="Normal1"/>
              <w:spacing w:after="0"/>
              <w:jc w:val="left"/>
            </w:pPr>
          </w:p>
        </w:tc>
      </w:tr>
    </w:tbl>
    <w:p w14:paraId="1A30E1D8" w14:textId="2B58F9BD" w:rsidR="005864F3" w:rsidRDefault="0028250A" w:rsidP="0028250A">
      <w:pPr>
        <w:pStyle w:val="Normal1"/>
        <w:spacing w:before="20" w:after="20"/>
        <w:jc w:val="center"/>
        <w:rPr>
          <w:b/>
        </w:rPr>
      </w:pPr>
      <w:r>
        <w:rPr>
          <w:b/>
        </w:rPr>
        <w:t>Table 3: Software Inventory</w:t>
      </w:r>
    </w:p>
    <w:p w14:paraId="7D14D256" w14:textId="77777777" w:rsidR="0028250A" w:rsidRDefault="0028250A" w:rsidP="0028250A">
      <w:pPr>
        <w:pStyle w:val="Normal1"/>
        <w:spacing w:before="20" w:after="20"/>
        <w:jc w:val="center"/>
      </w:pPr>
    </w:p>
    <w:p w14:paraId="34F20D1A" w14:textId="77777777" w:rsidR="004F4A09" w:rsidRDefault="00B97AC0" w:rsidP="00622893">
      <w:pPr>
        <w:pStyle w:val="Heading1"/>
        <w:numPr>
          <w:ilvl w:val="0"/>
          <w:numId w:val="7"/>
        </w:numPr>
      </w:pPr>
      <w:bookmarkStart w:id="908" w:name="h.lnxbz9" w:colFirst="0" w:colLast="0"/>
      <w:bookmarkStart w:id="909" w:name="_Toc442439830"/>
      <w:bookmarkEnd w:id="908"/>
      <w:r>
        <w:t>Installation Instructions</w:t>
      </w:r>
      <w:bookmarkEnd w:id="909"/>
    </w:p>
    <w:p w14:paraId="44ED815A" w14:textId="73698B3F" w:rsidR="004F4A09" w:rsidRDefault="0028250A">
      <w:pPr>
        <w:pStyle w:val="Normal1"/>
      </w:pPr>
      <w:bookmarkStart w:id="910" w:name="h.35nkun2" w:colFirst="0" w:colLast="0"/>
      <w:bookmarkEnd w:id="910"/>
      <w:r>
        <w:t>This section</w:t>
      </w:r>
      <w:r w:rsidR="00B97AC0">
        <w:t xml:space="preserve"> provide</w:t>
      </w:r>
      <w:r>
        <w:t>s</w:t>
      </w:r>
      <w:r w:rsidR="00B97AC0">
        <w:t xml:space="preserve"> step-by-step procedures for accomplishing the installation. References may be made to other documents, such as operator manuals. Safety precautions, marked by WARNING or CAUTION, </w:t>
      </w:r>
      <w:r>
        <w:t>will</w:t>
      </w:r>
      <w:r w:rsidR="00B97AC0">
        <w:t xml:space="preserve"> be included where applicable Media Boots Procedures</w:t>
      </w:r>
    </w:p>
    <w:p w14:paraId="10D4EFF7" w14:textId="497E483C" w:rsidR="004F4A09" w:rsidRPr="00F52B3F" w:rsidRDefault="00B97AC0" w:rsidP="00622893">
      <w:pPr>
        <w:pStyle w:val="Heading2"/>
        <w:numPr>
          <w:ilvl w:val="1"/>
          <w:numId w:val="7"/>
        </w:numPr>
        <w:rPr>
          <w:sz w:val="28"/>
          <w:szCs w:val="28"/>
        </w:rPr>
      </w:pPr>
      <w:bookmarkStart w:id="911" w:name="h.1ksv4uv" w:colFirst="0" w:colLast="0"/>
      <w:bookmarkStart w:id="912" w:name="h.44sinio" w:colFirst="0" w:colLast="0"/>
      <w:bookmarkStart w:id="913" w:name="_Toc442439831"/>
      <w:bookmarkEnd w:id="911"/>
      <w:bookmarkEnd w:id="912"/>
      <w:commentRangeStart w:id="914"/>
      <w:r>
        <w:t>Github/ Jenkins</w:t>
      </w:r>
      <w:commentRangeEnd w:id="914"/>
      <w:r w:rsidR="0028250A">
        <w:rPr>
          <w:rStyle w:val="CommentReference"/>
          <w:b w:val="0"/>
          <w:smallCaps w:val="0"/>
          <w:color w:val="auto"/>
        </w:rPr>
        <w:commentReference w:id="914"/>
      </w:r>
      <w:bookmarkEnd w:id="913"/>
    </w:p>
    <w:p w14:paraId="5406858F" w14:textId="06046DE6" w:rsidR="004F4A09" w:rsidRDefault="00B97AC0">
      <w:pPr>
        <w:pStyle w:val="Normal1"/>
        <w:tabs>
          <w:tab w:val="left" w:pos="727"/>
        </w:tabs>
        <w:spacing w:before="20" w:after="20"/>
        <w:jc w:val="left"/>
      </w:pPr>
      <w:r>
        <w:t xml:space="preserve">Listed below are the instructions for installing the GitHub Plugin on Jenkins on the GSA </w:t>
      </w:r>
      <w:r w:rsidR="0028250A">
        <w:t>on premise</w:t>
      </w:r>
      <w:r>
        <w:t xml:space="preserve"> servers by Using the Interface.</w:t>
      </w:r>
    </w:p>
    <w:p w14:paraId="193EACF2" w14:textId="77777777" w:rsidR="004F4A09" w:rsidRDefault="004F4A09">
      <w:pPr>
        <w:pStyle w:val="Normal1"/>
        <w:tabs>
          <w:tab w:val="left" w:pos="727"/>
        </w:tabs>
        <w:spacing w:before="20" w:after="20"/>
        <w:jc w:val="left"/>
      </w:pPr>
    </w:p>
    <w:p w14:paraId="147D8C45" w14:textId="77777777" w:rsidR="004F4A09" w:rsidRDefault="00B97AC0">
      <w:pPr>
        <w:pStyle w:val="Normal1"/>
        <w:tabs>
          <w:tab w:val="left" w:pos="727"/>
        </w:tabs>
        <w:spacing w:before="20" w:after="20"/>
        <w:jc w:val="left"/>
      </w:pPr>
      <w:r>
        <w:t xml:space="preserve">First determine if service accounts have been created for GitHub and Jenkins.  They will be used to check out code from GitHub and for Jenkins to kick off the deployment process to the target server. </w:t>
      </w:r>
    </w:p>
    <w:p w14:paraId="2F7AEA11" w14:textId="77777777" w:rsidR="004F4A09" w:rsidRDefault="004F4A09">
      <w:pPr>
        <w:pStyle w:val="Normal1"/>
        <w:tabs>
          <w:tab w:val="left" w:pos="727"/>
        </w:tabs>
        <w:spacing w:before="20" w:after="20"/>
        <w:jc w:val="left"/>
      </w:pPr>
    </w:p>
    <w:p w14:paraId="19724E18" w14:textId="77777777" w:rsidR="004F4A09" w:rsidRDefault="00B97AC0">
      <w:pPr>
        <w:pStyle w:val="Normal1"/>
        <w:tabs>
          <w:tab w:val="left" w:pos="727"/>
        </w:tabs>
        <w:spacing w:before="20" w:after="20"/>
        <w:jc w:val="left"/>
      </w:pPr>
      <w:r>
        <w:t xml:space="preserve">Second determine if all SSH keys for the target servers have been installed in Jenkins so Jenkins can deploy the necessary information (e.g. code, configurations, etc...) to the target server. </w:t>
      </w:r>
    </w:p>
    <w:p w14:paraId="6B440DD8" w14:textId="2C76BE49" w:rsidR="004F4A09" w:rsidRDefault="004F4A09" w:rsidP="00F52B3F">
      <w:pPr>
        <w:pStyle w:val="Normal1"/>
        <w:keepNext/>
        <w:spacing w:before="120" w:after="120"/>
      </w:pPr>
      <w:bookmarkStart w:id="915" w:name="h.2jxsxqh" w:colFirst="0" w:colLast="0"/>
      <w:bookmarkEnd w:id="915"/>
    </w:p>
    <w:tbl>
      <w:tblPr>
        <w:tblStyle w:val="a4"/>
        <w:tblW w:w="8640"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891"/>
        <w:gridCol w:w="4930"/>
        <w:gridCol w:w="2819"/>
      </w:tblGrid>
      <w:tr w:rsidR="004F4A09" w14:paraId="59178EF9" w14:textId="77777777" w:rsidTr="00200228">
        <w:trPr>
          <w:jc w:val="center"/>
        </w:trPr>
        <w:tc>
          <w:tcPr>
            <w:tcW w:w="891" w:type="dxa"/>
            <w:shd w:val="clear" w:color="auto" w:fill="BFBFBF"/>
          </w:tcPr>
          <w:p w14:paraId="2CD3FD86" w14:textId="77777777" w:rsidR="004F4A09" w:rsidRDefault="00B97AC0">
            <w:pPr>
              <w:pStyle w:val="Normal1"/>
            </w:pPr>
            <w:r>
              <w:rPr>
                <w:b/>
              </w:rPr>
              <w:t>Step</w:t>
            </w:r>
          </w:p>
        </w:tc>
        <w:tc>
          <w:tcPr>
            <w:tcW w:w="4930" w:type="dxa"/>
            <w:shd w:val="clear" w:color="auto" w:fill="BFBFBF"/>
          </w:tcPr>
          <w:p w14:paraId="5BB1C070" w14:textId="77777777" w:rsidR="004F4A09" w:rsidRDefault="00B97AC0">
            <w:pPr>
              <w:pStyle w:val="Normal1"/>
            </w:pPr>
            <w:r>
              <w:rPr>
                <w:b/>
              </w:rPr>
              <w:t>Task</w:t>
            </w:r>
          </w:p>
        </w:tc>
        <w:tc>
          <w:tcPr>
            <w:tcW w:w="2819" w:type="dxa"/>
            <w:shd w:val="clear" w:color="auto" w:fill="BFBFBF"/>
          </w:tcPr>
          <w:p w14:paraId="4D3082D2" w14:textId="77777777" w:rsidR="004F4A09" w:rsidRDefault="00B97AC0">
            <w:pPr>
              <w:pStyle w:val="Normal1"/>
            </w:pPr>
            <w:r>
              <w:rPr>
                <w:b/>
              </w:rPr>
              <w:t>Results</w:t>
            </w:r>
          </w:p>
        </w:tc>
      </w:tr>
      <w:tr w:rsidR="004F4A09" w14:paraId="7E71D487" w14:textId="77777777" w:rsidTr="00200228">
        <w:trPr>
          <w:jc w:val="center"/>
        </w:trPr>
        <w:tc>
          <w:tcPr>
            <w:tcW w:w="891" w:type="dxa"/>
          </w:tcPr>
          <w:p w14:paraId="77D4DABE" w14:textId="77777777" w:rsidR="004F4A09" w:rsidRDefault="00B97AC0">
            <w:pPr>
              <w:pStyle w:val="Normal1"/>
            </w:pPr>
            <w:r>
              <w:t>Note 1</w:t>
            </w:r>
          </w:p>
        </w:tc>
        <w:tc>
          <w:tcPr>
            <w:tcW w:w="4930" w:type="dxa"/>
          </w:tcPr>
          <w:p w14:paraId="3BD8A7A1" w14:textId="77777777" w:rsidR="004F4A09" w:rsidRDefault="00B97AC0">
            <w:pPr>
              <w:pStyle w:val="Normal1"/>
              <w:jc w:val="left"/>
            </w:pPr>
            <w:r>
              <w:t xml:space="preserve">Instructions were obtained from </w:t>
            </w:r>
            <w:hyperlink r:id="rId12">
              <w:r>
                <w:rPr>
                  <w:color w:val="0000FF"/>
                  <w:u w:val="single"/>
                </w:rPr>
                <w:t>https://wiki.jenkins-ci.org/display/JENKINS/GitHub+Plugin</w:t>
              </w:r>
            </w:hyperlink>
            <w:r>
              <w:t xml:space="preserve"> </w:t>
            </w:r>
          </w:p>
        </w:tc>
        <w:tc>
          <w:tcPr>
            <w:tcW w:w="2819" w:type="dxa"/>
          </w:tcPr>
          <w:p w14:paraId="01A3A807" w14:textId="77777777" w:rsidR="004F4A09" w:rsidRDefault="00B97AC0">
            <w:pPr>
              <w:pStyle w:val="Normal1"/>
            </w:pPr>
            <w:r>
              <w:t> </w:t>
            </w:r>
          </w:p>
        </w:tc>
      </w:tr>
      <w:tr w:rsidR="004F4A09" w14:paraId="35641954" w14:textId="77777777" w:rsidTr="00200228">
        <w:trPr>
          <w:jc w:val="center"/>
        </w:trPr>
        <w:tc>
          <w:tcPr>
            <w:tcW w:w="891" w:type="dxa"/>
          </w:tcPr>
          <w:p w14:paraId="6FF343E4" w14:textId="77777777" w:rsidR="004F4A09" w:rsidRDefault="00B97AC0">
            <w:pPr>
              <w:pStyle w:val="Normal1"/>
            </w:pPr>
            <w:r>
              <w:lastRenderedPageBreak/>
              <w:t>Note 2</w:t>
            </w:r>
          </w:p>
        </w:tc>
        <w:tc>
          <w:tcPr>
            <w:tcW w:w="4930" w:type="dxa"/>
          </w:tcPr>
          <w:p w14:paraId="62806927" w14:textId="77777777" w:rsidR="004F4A09" w:rsidRDefault="00B97AC0">
            <w:pPr>
              <w:pStyle w:val="Normal1"/>
            </w:pPr>
            <w:r>
              <w:rPr>
                <w:highlight w:val="white"/>
              </w:rPr>
              <w:t>This plugin requires that you have an HTTP URL reachable from GitHub, which means it's reachable from the whole internet. So it is implemented carefully with the possible malicious fake post-receive POSTS in mind. To cope with this, upon receiving a POST, Jenkins will talk to GitHub to ensure the push was actually made.</w:t>
            </w:r>
          </w:p>
        </w:tc>
        <w:tc>
          <w:tcPr>
            <w:tcW w:w="2819" w:type="dxa"/>
          </w:tcPr>
          <w:p w14:paraId="734EE996" w14:textId="77777777" w:rsidR="004F4A09" w:rsidRDefault="004F4A09">
            <w:pPr>
              <w:pStyle w:val="Normal1"/>
            </w:pPr>
          </w:p>
        </w:tc>
      </w:tr>
      <w:tr w:rsidR="004F4A09" w14:paraId="5243EB0F" w14:textId="77777777" w:rsidTr="00200228">
        <w:trPr>
          <w:jc w:val="center"/>
        </w:trPr>
        <w:tc>
          <w:tcPr>
            <w:tcW w:w="891" w:type="dxa"/>
          </w:tcPr>
          <w:p w14:paraId="5C2C6C7A" w14:textId="77777777" w:rsidR="004F4A09" w:rsidRDefault="00B97AC0">
            <w:pPr>
              <w:pStyle w:val="Normal1"/>
            </w:pPr>
            <w:r>
              <w:t>Note 3</w:t>
            </w:r>
          </w:p>
        </w:tc>
        <w:tc>
          <w:tcPr>
            <w:tcW w:w="4930" w:type="dxa"/>
          </w:tcPr>
          <w:p w14:paraId="2F4A70AB" w14:textId="77777777" w:rsidR="004F4A09" w:rsidRDefault="00B97AC0">
            <w:pPr>
              <w:pStyle w:val="Normal1"/>
            </w:pPr>
            <w:r>
              <w:rPr>
                <w:highlight w:val="white"/>
              </w:rPr>
              <w:t>In case your Jenkins run inside the firewall and not directly reachable from the internet, this plugin lets you specify an arbitrary endpoint URL as an override in the automatic mode. The plugin will assume that you've set up reverse proxy or some other means so that the POST from GitHub will be routed to the Jenkins.</w:t>
            </w:r>
          </w:p>
        </w:tc>
        <w:tc>
          <w:tcPr>
            <w:tcW w:w="2819" w:type="dxa"/>
          </w:tcPr>
          <w:p w14:paraId="55D11C9F" w14:textId="77777777" w:rsidR="004F4A09" w:rsidRDefault="00B97AC0">
            <w:pPr>
              <w:pStyle w:val="Normal1"/>
            </w:pPr>
            <w:r>
              <w:t> </w:t>
            </w:r>
          </w:p>
        </w:tc>
      </w:tr>
      <w:tr w:rsidR="004F4A09" w14:paraId="0EE9F067" w14:textId="77777777" w:rsidTr="00200228">
        <w:trPr>
          <w:jc w:val="center"/>
        </w:trPr>
        <w:tc>
          <w:tcPr>
            <w:tcW w:w="891" w:type="dxa"/>
          </w:tcPr>
          <w:p w14:paraId="129D7C7D" w14:textId="77777777" w:rsidR="004F4A09" w:rsidRDefault="00B97AC0">
            <w:pPr>
              <w:pStyle w:val="Normal1"/>
            </w:pPr>
            <w:r>
              <w:t>1</w:t>
            </w:r>
          </w:p>
        </w:tc>
        <w:tc>
          <w:tcPr>
            <w:tcW w:w="4930" w:type="dxa"/>
          </w:tcPr>
          <w:p w14:paraId="3EBD7950" w14:textId="77777777" w:rsidR="004F4A09" w:rsidRDefault="00B97AC0">
            <w:pPr>
              <w:pStyle w:val="Normal1"/>
              <w:jc w:val="left"/>
            </w:pPr>
            <w:r>
              <w:rPr>
                <w:highlight w:val="white"/>
              </w:rPr>
              <w:t>Go to your installation's management screen and clicking Manage Plugins (http://yourhost/jenkins/pluginManager/) and go to the Available tab. You'll find the Git plugin</w:t>
            </w:r>
          </w:p>
        </w:tc>
        <w:tc>
          <w:tcPr>
            <w:tcW w:w="2819" w:type="dxa"/>
          </w:tcPr>
          <w:p w14:paraId="05E3CADB" w14:textId="77777777" w:rsidR="004F4A09" w:rsidRDefault="00B97AC0">
            <w:pPr>
              <w:pStyle w:val="Normal1"/>
            </w:pPr>
            <w:r>
              <w:t> </w:t>
            </w:r>
          </w:p>
        </w:tc>
      </w:tr>
      <w:tr w:rsidR="004F4A09" w14:paraId="1C9E1FA5" w14:textId="77777777" w:rsidTr="00200228">
        <w:trPr>
          <w:jc w:val="center"/>
        </w:trPr>
        <w:tc>
          <w:tcPr>
            <w:tcW w:w="891" w:type="dxa"/>
          </w:tcPr>
          <w:p w14:paraId="3FB865C7" w14:textId="77777777" w:rsidR="004F4A09" w:rsidRDefault="00B97AC0">
            <w:pPr>
              <w:pStyle w:val="Normal1"/>
            </w:pPr>
            <w:r>
              <w:t>2</w:t>
            </w:r>
          </w:p>
        </w:tc>
        <w:tc>
          <w:tcPr>
            <w:tcW w:w="4930" w:type="dxa"/>
          </w:tcPr>
          <w:p w14:paraId="20254C47" w14:textId="77777777" w:rsidR="004F4A09" w:rsidRDefault="00B97AC0">
            <w:pPr>
              <w:pStyle w:val="Normal1"/>
            </w:pPr>
            <w:r>
              <w:rPr>
                <w:highlight w:val="white"/>
              </w:rPr>
              <w:t>Select the checkbox, and then either attempt to Install without restart or Download now and install after restart. The web interface will then download *.hpi files from here. If you </w:t>
            </w:r>
            <w:r>
              <w:rPr>
                <w:i/>
                <w:highlight w:val="white"/>
              </w:rPr>
              <w:t>Install without restart</w:t>
            </w:r>
            <w:r>
              <w:rPr>
                <w:highlight w:val="white"/>
              </w:rPr>
              <w:t> the interface will show you progress and provide the results of the install.</w:t>
            </w:r>
          </w:p>
          <w:p w14:paraId="51EBF01F" w14:textId="77777777" w:rsidR="004F4A09" w:rsidRDefault="00B97AC0">
            <w:pPr>
              <w:pStyle w:val="Normal1"/>
            </w:pPr>
            <w:r>
              <w:rPr>
                <w:highlight w:val="white"/>
              </w:rPr>
              <w:t>Sometimes when you install, you will notice that the list of available plugins is empty. If that is the case, from </w:t>
            </w:r>
            <w:r>
              <w:rPr>
                <w:i/>
                <w:highlight w:val="white"/>
              </w:rPr>
              <w:t>Advanced</w:t>
            </w:r>
            <w:r>
              <w:rPr>
                <w:highlight w:val="white"/>
              </w:rPr>
              <w:t> tab on the </w:t>
            </w:r>
            <w:r>
              <w:rPr>
                <w:i/>
                <w:highlight w:val="white"/>
              </w:rPr>
              <w:t>Manage Plugins</w:t>
            </w:r>
            <w:r>
              <w:rPr>
                <w:highlight w:val="white"/>
              </w:rPr>
              <w:t> page, click on </w:t>
            </w:r>
            <w:r>
              <w:rPr>
                <w:i/>
                <w:highlight w:val="white"/>
              </w:rPr>
              <w:t>Check now</w:t>
            </w:r>
            <w:r>
              <w:rPr>
                <w:highlight w:val="white"/>
              </w:rPr>
              <w:t> (button available in the bottom right of the page) to forcefully check for new updates. Once that is done, you should see the list of plugins.</w:t>
            </w:r>
          </w:p>
        </w:tc>
        <w:tc>
          <w:tcPr>
            <w:tcW w:w="2819" w:type="dxa"/>
          </w:tcPr>
          <w:p w14:paraId="6367B52B" w14:textId="77777777" w:rsidR="004F4A09" w:rsidRDefault="00B97AC0" w:rsidP="00F52B3F">
            <w:pPr>
              <w:pStyle w:val="Normal1"/>
              <w:keepNext/>
            </w:pPr>
            <w:r>
              <w:t> </w:t>
            </w:r>
          </w:p>
        </w:tc>
      </w:tr>
    </w:tbl>
    <w:p w14:paraId="375C6424" w14:textId="617D1B73" w:rsidR="00FB2670" w:rsidRDefault="00F52B3F" w:rsidP="00FB2670">
      <w:pPr>
        <w:pStyle w:val="Caption"/>
        <w:jc w:val="center"/>
        <w:rPr>
          <w:b/>
          <w:i w:val="0"/>
          <w:color w:val="000000" w:themeColor="text1"/>
          <w:sz w:val="24"/>
          <w:szCs w:val="24"/>
        </w:rPr>
      </w:pPr>
      <w:bookmarkStart w:id="916" w:name="_Toc442439897"/>
      <w:r w:rsidRPr="00F52B3F">
        <w:rPr>
          <w:b/>
          <w:i w:val="0"/>
          <w:color w:val="000000" w:themeColor="text1"/>
          <w:sz w:val="24"/>
          <w:szCs w:val="24"/>
        </w:rPr>
        <w:t xml:space="preserve">Table </w:t>
      </w:r>
      <w:r w:rsidRPr="00F52B3F">
        <w:rPr>
          <w:b/>
          <w:i w:val="0"/>
          <w:color w:val="000000" w:themeColor="text1"/>
          <w:sz w:val="24"/>
          <w:szCs w:val="24"/>
        </w:rPr>
        <w:fldChar w:fldCharType="begin"/>
      </w:r>
      <w:r w:rsidRPr="00F52B3F">
        <w:rPr>
          <w:b/>
          <w:i w:val="0"/>
          <w:color w:val="000000" w:themeColor="text1"/>
          <w:sz w:val="24"/>
          <w:szCs w:val="24"/>
        </w:rPr>
        <w:instrText xml:space="preserve"> SEQ Table \* ARABIC </w:instrText>
      </w:r>
      <w:r w:rsidRPr="00F52B3F">
        <w:rPr>
          <w:b/>
          <w:i w:val="0"/>
          <w:color w:val="000000" w:themeColor="text1"/>
          <w:sz w:val="24"/>
          <w:szCs w:val="24"/>
        </w:rPr>
        <w:fldChar w:fldCharType="separate"/>
      </w:r>
      <w:r w:rsidR="002C6D97">
        <w:rPr>
          <w:b/>
          <w:i w:val="0"/>
          <w:noProof/>
          <w:color w:val="000000" w:themeColor="text1"/>
          <w:sz w:val="24"/>
          <w:szCs w:val="24"/>
        </w:rPr>
        <w:t>9</w:t>
      </w:r>
      <w:r w:rsidRPr="00F52B3F">
        <w:rPr>
          <w:b/>
          <w:i w:val="0"/>
          <w:color w:val="000000" w:themeColor="text1"/>
          <w:sz w:val="24"/>
          <w:szCs w:val="24"/>
        </w:rPr>
        <w:fldChar w:fldCharType="end"/>
      </w:r>
      <w:r w:rsidRPr="00F52B3F">
        <w:rPr>
          <w:b/>
          <w:i w:val="0"/>
          <w:color w:val="000000" w:themeColor="text1"/>
          <w:sz w:val="24"/>
          <w:szCs w:val="24"/>
        </w:rPr>
        <w:t>: GitHub / Jenkins Plugin Installation</w:t>
      </w:r>
      <w:bookmarkEnd w:id="916"/>
    </w:p>
    <w:p w14:paraId="0963957B" w14:textId="77777777" w:rsidR="0028250A" w:rsidRPr="0028250A" w:rsidRDefault="0028250A" w:rsidP="0028250A"/>
    <w:p w14:paraId="21C6EB38" w14:textId="673A8A99" w:rsidR="00FB2670" w:rsidRDefault="00FB2670" w:rsidP="00622893">
      <w:pPr>
        <w:pStyle w:val="Heading3"/>
        <w:numPr>
          <w:ilvl w:val="2"/>
          <w:numId w:val="7"/>
        </w:numPr>
        <w:contextualSpacing/>
      </w:pPr>
      <w:bookmarkStart w:id="917" w:name="h.z337ya" w:colFirst="0" w:colLast="0"/>
      <w:bookmarkStart w:id="918" w:name="_Toc442439833"/>
      <w:bookmarkEnd w:id="917"/>
      <w:r>
        <w:t>Trigger Build</w:t>
      </w:r>
      <w:bookmarkEnd w:id="918"/>
    </w:p>
    <w:p w14:paraId="6897B99E" w14:textId="1BEF2CB9" w:rsidR="004F4A09" w:rsidRDefault="00B97AC0" w:rsidP="00FB2670">
      <w:pPr>
        <w:pStyle w:val="Normal1"/>
        <w:spacing w:before="20" w:after="20"/>
        <w:jc w:val="left"/>
      </w:pPr>
      <w:r w:rsidRPr="00FB2670">
        <w:t>Trigger a Build when a change is pushed to Github</w:t>
      </w:r>
      <w:bookmarkStart w:id="919" w:name="h.3j2qqm3" w:colFirst="0" w:colLast="0"/>
      <w:bookmarkEnd w:id="919"/>
    </w:p>
    <w:p w14:paraId="4167E6B9" w14:textId="77777777" w:rsidR="00FB2670" w:rsidRDefault="00FB2670" w:rsidP="00FB2670">
      <w:pPr>
        <w:pStyle w:val="Normal1"/>
        <w:spacing w:before="20" w:after="20"/>
        <w:jc w:val="left"/>
      </w:pPr>
    </w:p>
    <w:tbl>
      <w:tblPr>
        <w:tblStyle w:val="a6"/>
        <w:tblW w:w="8640"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979"/>
        <w:gridCol w:w="4395"/>
        <w:gridCol w:w="3266"/>
      </w:tblGrid>
      <w:tr w:rsidR="004F4A09" w14:paraId="5DBE3958" w14:textId="77777777" w:rsidTr="00200228">
        <w:trPr>
          <w:jc w:val="center"/>
        </w:trPr>
        <w:tc>
          <w:tcPr>
            <w:tcW w:w="979" w:type="dxa"/>
            <w:shd w:val="clear" w:color="auto" w:fill="BFBFBF"/>
          </w:tcPr>
          <w:p w14:paraId="1FB8CB3A" w14:textId="77777777" w:rsidR="004F4A09" w:rsidRDefault="00B97AC0">
            <w:pPr>
              <w:pStyle w:val="Normal1"/>
            </w:pPr>
            <w:r>
              <w:rPr>
                <w:b/>
              </w:rPr>
              <w:lastRenderedPageBreak/>
              <w:t>Step</w:t>
            </w:r>
          </w:p>
        </w:tc>
        <w:tc>
          <w:tcPr>
            <w:tcW w:w="4395" w:type="dxa"/>
            <w:shd w:val="clear" w:color="auto" w:fill="BFBFBF"/>
          </w:tcPr>
          <w:p w14:paraId="0F5927F8" w14:textId="77777777" w:rsidR="004F4A09" w:rsidRDefault="00B97AC0">
            <w:pPr>
              <w:pStyle w:val="Normal1"/>
            </w:pPr>
            <w:r>
              <w:rPr>
                <w:b/>
              </w:rPr>
              <w:t>Task</w:t>
            </w:r>
          </w:p>
        </w:tc>
        <w:tc>
          <w:tcPr>
            <w:tcW w:w="3266" w:type="dxa"/>
            <w:shd w:val="clear" w:color="auto" w:fill="BFBFBF"/>
          </w:tcPr>
          <w:p w14:paraId="6A5F1BE6" w14:textId="77777777" w:rsidR="004F4A09" w:rsidRDefault="00B97AC0">
            <w:pPr>
              <w:pStyle w:val="Normal1"/>
            </w:pPr>
            <w:r>
              <w:rPr>
                <w:b/>
              </w:rPr>
              <w:t>Results</w:t>
            </w:r>
          </w:p>
        </w:tc>
      </w:tr>
      <w:tr w:rsidR="004F4A09" w14:paraId="7DED8A07" w14:textId="77777777" w:rsidTr="00200228">
        <w:trPr>
          <w:jc w:val="center"/>
        </w:trPr>
        <w:tc>
          <w:tcPr>
            <w:tcW w:w="979" w:type="dxa"/>
          </w:tcPr>
          <w:p w14:paraId="65AAC94C" w14:textId="77777777" w:rsidR="004F4A09" w:rsidRDefault="00B97AC0">
            <w:pPr>
              <w:pStyle w:val="Normal1"/>
            </w:pPr>
            <w:r>
              <w:t>Note 1</w:t>
            </w:r>
          </w:p>
        </w:tc>
        <w:tc>
          <w:tcPr>
            <w:tcW w:w="4395" w:type="dxa"/>
          </w:tcPr>
          <w:p w14:paraId="63F94AC3" w14:textId="77777777" w:rsidR="004F4A09" w:rsidRDefault="00B97AC0">
            <w:pPr>
              <w:pStyle w:val="Normal1"/>
            </w:pPr>
            <w:r>
              <w:t xml:space="preserve">Instructions were obtained from </w:t>
            </w:r>
            <w:hyperlink r:id="rId13">
              <w:r>
                <w:rPr>
                  <w:color w:val="0000FF"/>
                  <w:u w:val="single"/>
                </w:rPr>
                <w:t>https://wiki.jenkins-ci.org/display/JENKINS/GitHub+Plugin</w:t>
              </w:r>
            </w:hyperlink>
            <w:r>
              <w:t xml:space="preserve"> </w:t>
            </w:r>
          </w:p>
        </w:tc>
        <w:tc>
          <w:tcPr>
            <w:tcW w:w="3266" w:type="dxa"/>
          </w:tcPr>
          <w:p w14:paraId="6DB61917" w14:textId="77777777" w:rsidR="004F4A09" w:rsidRDefault="00B97AC0">
            <w:pPr>
              <w:pStyle w:val="Normal1"/>
            </w:pPr>
            <w:r>
              <w:t> </w:t>
            </w:r>
          </w:p>
        </w:tc>
      </w:tr>
      <w:tr w:rsidR="004F4A09" w14:paraId="1F2CFA82" w14:textId="77777777" w:rsidTr="00200228">
        <w:trPr>
          <w:jc w:val="center"/>
        </w:trPr>
        <w:tc>
          <w:tcPr>
            <w:tcW w:w="979" w:type="dxa"/>
          </w:tcPr>
          <w:p w14:paraId="1CD5265B" w14:textId="77777777" w:rsidR="004F4A09" w:rsidRDefault="00B97AC0">
            <w:pPr>
              <w:pStyle w:val="Normal1"/>
            </w:pPr>
            <w:r>
              <w:t>1</w:t>
            </w:r>
          </w:p>
        </w:tc>
        <w:tc>
          <w:tcPr>
            <w:tcW w:w="4395" w:type="dxa"/>
          </w:tcPr>
          <w:p w14:paraId="396ECFF5" w14:textId="450A5B38" w:rsidR="004F4A09" w:rsidRDefault="00B97AC0">
            <w:pPr>
              <w:pStyle w:val="Normal1"/>
            </w:pPr>
            <w:r>
              <w:rPr>
                <w:highlight w:val="white"/>
              </w:rPr>
              <w:t>Go to the global configuration and choose the mode in which Jenkins manages </w:t>
            </w:r>
            <w:hyperlink r:id="rId14">
              <w:r>
                <w:rPr>
                  <w:color w:val="4B758B"/>
                  <w:highlight w:val="white"/>
                  <w:u w:val="single"/>
                </w:rPr>
                <w:t>post-receive hooks in your GitHub repositories</w:t>
              </w:r>
            </w:hyperlink>
            <w:r>
              <w:rPr>
                <w:highlight w:val="white"/>
              </w:rPr>
              <w:t>.</w:t>
            </w:r>
          </w:p>
          <w:p w14:paraId="6B2CB082" w14:textId="77777777" w:rsidR="004F4A09" w:rsidRDefault="00B97AC0">
            <w:pPr>
              <w:pStyle w:val="Normal1"/>
            </w:pPr>
            <w:r>
              <w:t xml:space="preserve">Automatic Mode: in this mode, Jenkins will automatically add/remove hook URLs to GitHub based on the project configuration in the background. You'll specify GitHub user names and OAuth token so that Jenkins can login as you to do this. </w:t>
            </w:r>
          </w:p>
          <w:p w14:paraId="2C7C6882" w14:textId="77777777" w:rsidR="004F4A09" w:rsidRDefault="00B97AC0">
            <w:pPr>
              <w:pStyle w:val="Normal1"/>
            </w:pPr>
            <w:r>
              <w:t>Manual Mode: in this mode, you'll be responsible for registering the hook URLs to GitHub. Click the </w:t>
            </w:r>
            <w:r>
              <w:rPr>
                <w:noProof/>
              </w:rPr>
              <w:drawing>
                <wp:inline distT="0" distB="0" distL="0" distR="0" wp14:anchorId="28A677A7" wp14:editId="154917C3">
                  <wp:extent cx="154305" cy="154305"/>
                  <wp:effectExtent l="0" t="0" r="0" b="0"/>
                  <wp:docPr id="2" name="image04.gif" descr="https://wiki.jenkins-ci.org/images/icons/emoticons/help_16.gif"/>
                  <wp:cNvGraphicFramePr/>
                  <a:graphic xmlns:a="http://schemas.openxmlformats.org/drawingml/2006/main">
                    <a:graphicData uri="http://schemas.openxmlformats.org/drawingml/2006/picture">
                      <pic:pic xmlns:pic="http://schemas.openxmlformats.org/drawingml/2006/picture">
                        <pic:nvPicPr>
                          <pic:cNvPr id="0" name="image04.gif" descr="https://wiki.jenkins-ci.org/images/icons/emoticons/help_16.gif"/>
                          <pic:cNvPicPr preferRelativeResize="0"/>
                        </pic:nvPicPr>
                        <pic:blipFill>
                          <a:blip r:embed="rId15"/>
                          <a:srcRect/>
                          <a:stretch>
                            <a:fillRect/>
                          </a:stretch>
                        </pic:blipFill>
                        <pic:spPr>
                          <a:xfrm>
                            <a:off x="0" y="0"/>
                            <a:ext cx="154305" cy="154305"/>
                          </a:xfrm>
                          <a:prstGeom prst="rect">
                            <a:avLst/>
                          </a:prstGeom>
                          <a:ln/>
                        </pic:spPr>
                      </pic:pic>
                    </a:graphicData>
                  </a:graphic>
                </wp:inline>
              </w:drawing>
            </w:r>
            <w:r>
              <w:t> icon to see the URL in Jenkins that receives the post-commit POSTs.</w:t>
            </w:r>
          </w:p>
        </w:tc>
        <w:tc>
          <w:tcPr>
            <w:tcW w:w="3266" w:type="dxa"/>
          </w:tcPr>
          <w:p w14:paraId="3BC211AD" w14:textId="77777777" w:rsidR="004F4A09" w:rsidRDefault="00B97AC0">
            <w:pPr>
              <w:pStyle w:val="Normal1"/>
            </w:pPr>
            <w:r>
              <w:t> </w:t>
            </w:r>
          </w:p>
        </w:tc>
      </w:tr>
      <w:tr w:rsidR="004F4A09" w14:paraId="533FA00A" w14:textId="77777777" w:rsidTr="00200228">
        <w:trPr>
          <w:jc w:val="center"/>
        </w:trPr>
        <w:tc>
          <w:tcPr>
            <w:tcW w:w="979" w:type="dxa"/>
          </w:tcPr>
          <w:p w14:paraId="1B930CD8" w14:textId="77777777" w:rsidR="004F4A09" w:rsidRDefault="00B97AC0">
            <w:pPr>
              <w:pStyle w:val="Normal1"/>
            </w:pPr>
            <w:r>
              <w:t>2</w:t>
            </w:r>
          </w:p>
        </w:tc>
        <w:tc>
          <w:tcPr>
            <w:tcW w:w="4395" w:type="dxa"/>
          </w:tcPr>
          <w:p w14:paraId="7360761C" w14:textId="77777777" w:rsidR="004F4A09" w:rsidRDefault="00B97AC0">
            <w:pPr>
              <w:pStyle w:val="Normal1"/>
            </w:pPr>
            <w:r>
              <w:rPr>
                <w:highlight w:val="white"/>
              </w:rPr>
              <w:t>Open "Manage Jenkins &gt; Configure Global Security" page and make sure that "Grant READ permissions for /github-webhook" is enabled in the "GitHub Authorization Settings" section. (If you are using the latest version of the plugin, you may not see the Github option on "Configure Global Security" page. Just go to the project configure page, in section "Build Triggers", check "</w:t>
            </w:r>
            <w:r>
              <w:rPr>
                <w:color w:val="333333"/>
                <w:highlight w:val="white"/>
              </w:rPr>
              <w:t>Build when a change is pushed to GitHub")</w:t>
            </w:r>
          </w:p>
        </w:tc>
        <w:tc>
          <w:tcPr>
            <w:tcW w:w="3266" w:type="dxa"/>
          </w:tcPr>
          <w:p w14:paraId="56A0007D" w14:textId="77777777" w:rsidR="004F4A09" w:rsidRDefault="00B97AC0">
            <w:pPr>
              <w:pStyle w:val="Normal1"/>
            </w:pPr>
            <w:r>
              <w:t> </w:t>
            </w:r>
          </w:p>
        </w:tc>
      </w:tr>
      <w:tr w:rsidR="004F4A09" w14:paraId="0BD9C3CA" w14:textId="77777777" w:rsidTr="00200228">
        <w:trPr>
          <w:jc w:val="center"/>
        </w:trPr>
        <w:tc>
          <w:tcPr>
            <w:tcW w:w="979" w:type="dxa"/>
          </w:tcPr>
          <w:p w14:paraId="4AEB774C" w14:textId="77777777" w:rsidR="004F4A09" w:rsidRDefault="00B97AC0">
            <w:pPr>
              <w:pStyle w:val="Normal1"/>
            </w:pPr>
            <w:r>
              <w:t>3</w:t>
            </w:r>
          </w:p>
        </w:tc>
        <w:tc>
          <w:tcPr>
            <w:tcW w:w="4395" w:type="dxa"/>
          </w:tcPr>
          <w:p w14:paraId="464C8C61" w14:textId="77777777" w:rsidR="004F4A09" w:rsidRDefault="00B97AC0">
            <w:pPr>
              <w:pStyle w:val="Normal1"/>
            </w:pPr>
            <w:r>
              <w:t>Once that configuration is done, go to the project config of each job you want triggered automatically and simply check "Build when a change is pushed to GitHub" under "Build Triggers". With this, every new push to the repository automatically triggers a new build.</w:t>
            </w:r>
          </w:p>
          <w:p w14:paraId="01B2430D" w14:textId="77777777" w:rsidR="004F4A09" w:rsidRDefault="00B97AC0">
            <w:pPr>
              <w:pStyle w:val="Normal1"/>
            </w:pPr>
            <w:r>
              <w:lastRenderedPageBreak/>
              <w:t>Note that there's only one URL and it receives all post-receive POSTs for all your repositories. The server side of this URL is smart enough to figure out which projects need to be triggered, based on the submission.</w:t>
            </w:r>
          </w:p>
        </w:tc>
        <w:tc>
          <w:tcPr>
            <w:tcW w:w="3266" w:type="dxa"/>
          </w:tcPr>
          <w:p w14:paraId="2EC30D16" w14:textId="77777777" w:rsidR="004F4A09" w:rsidRDefault="00B97AC0" w:rsidP="00FB2670">
            <w:pPr>
              <w:pStyle w:val="Normal1"/>
              <w:keepNext/>
            </w:pPr>
            <w:r>
              <w:lastRenderedPageBreak/>
              <w:t> </w:t>
            </w:r>
          </w:p>
        </w:tc>
      </w:tr>
    </w:tbl>
    <w:p w14:paraId="3C38C8BE" w14:textId="64A49980" w:rsidR="004F4A09" w:rsidRDefault="00FB2670" w:rsidP="00FB2670">
      <w:pPr>
        <w:pStyle w:val="Caption"/>
        <w:jc w:val="center"/>
        <w:rPr>
          <w:b/>
          <w:i w:val="0"/>
          <w:color w:val="000000" w:themeColor="text1"/>
          <w:sz w:val="24"/>
          <w:szCs w:val="24"/>
        </w:rPr>
      </w:pPr>
      <w:bookmarkStart w:id="920" w:name="_Toc442439899"/>
      <w:r w:rsidRPr="00FB2670">
        <w:rPr>
          <w:b/>
          <w:i w:val="0"/>
          <w:color w:val="000000" w:themeColor="text1"/>
          <w:sz w:val="24"/>
          <w:szCs w:val="24"/>
        </w:rPr>
        <w:lastRenderedPageBreak/>
        <w:t xml:space="preserve">Table </w:t>
      </w:r>
      <w:r w:rsidRPr="00FB2670">
        <w:rPr>
          <w:b/>
          <w:i w:val="0"/>
          <w:color w:val="000000" w:themeColor="text1"/>
          <w:sz w:val="24"/>
          <w:szCs w:val="24"/>
        </w:rPr>
        <w:fldChar w:fldCharType="begin"/>
      </w:r>
      <w:r w:rsidRPr="00FB2670">
        <w:rPr>
          <w:b/>
          <w:i w:val="0"/>
          <w:color w:val="000000" w:themeColor="text1"/>
          <w:sz w:val="24"/>
          <w:szCs w:val="24"/>
        </w:rPr>
        <w:instrText xml:space="preserve"> SEQ Table \* ARABIC </w:instrText>
      </w:r>
      <w:r w:rsidRPr="00FB2670">
        <w:rPr>
          <w:b/>
          <w:i w:val="0"/>
          <w:color w:val="000000" w:themeColor="text1"/>
          <w:sz w:val="24"/>
          <w:szCs w:val="24"/>
        </w:rPr>
        <w:fldChar w:fldCharType="separate"/>
      </w:r>
      <w:r w:rsidR="002C6D97">
        <w:rPr>
          <w:b/>
          <w:i w:val="0"/>
          <w:noProof/>
          <w:color w:val="000000" w:themeColor="text1"/>
          <w:sz w:val="24"/>
          <w:szCs w:val="24"/>
        </w:rPr>
        <w:t>11</w:t>
      </w:r>
      <w:r w:rsidRPr="00FB2670">
        <w:rPr>
          <w:b/>
          <w:i w:val="0"/>
          <w:color w:val="000000" w:themeColor="text1"/>
          <w:sz w:val="24"/>
          <w:szCs w:val="24"/>
        </w:rPr>
        <w:fldChar w:fldCharType="end"/>
      </w:r>
      <w:r w:rsidRPr="00FB2670">
        <w:rPr>
          <w:b/>
          <w:i w:val="0"/>
          <w:color w:val="000000" w:themeColor="text1"/>
          <w:sz w:val="24"/>
          <w:szCs w:val="24"/>
        </w:rPr>
        <w:t>: Trigger to Build when GitHub Changes</w:t>
      </w:r>
      <w:bookmarkEnd w:id="920"/>
    </w:p>
    <w:p w14:paraId="04F61854" w14:textId="77777777" w:rsidR="00006189" w:rsidRPr="00C0712B" w:rsidRDefault="00006189" w:rsidP="000C48A2">
      <w:pPr>
        <w:pStyle w:val="Normal1"/>
        <w:jc w:val="left"/>
        <w:rPr>
          <w:shd w:val="clear" w:color="auto" w:fill="FFFFFF"/>
        </w:rPr>
      </w:pPr>
      <w:bookmarkStart w:id="921" w:name="h.1y810tw" w:colFirst="0" w:colLast="0"/>
      <w:bookmarkEnd w:id="921"/>
    </w:p>
    <w:p w14:paraId="6FDA878B" w14:textId="704B17C2" w:rsidR="004F4A09" w:rsidRPr="0028250A" w:rsidRDefault="00B97AC0" w:rsidP="0028250A">
      <w:pPr>
        <w:pStyle w:val="Heading1"/>
        <w:numPr>
          <w:ilvl w:val="0"/>
          <w:numId w:val="7"/>
        </w:numPr>
      </w:pPr>
      <w:bookmarkStart w:id="922" w:name="_Toc442439834"/>
      <w:r>
        <w:t>Installation Instructions For Upgrades</w:t>
      </w:r>
      <w:bookmarkEnd w:id="922"/>
    </w:p>
    <w:p w14:paraId="5B9BF99F" w14:textId="09731E3F" w:rsidR="004F4A09" w:rsidRDefault="00B97AC0" w:rsidP="0028250A">
      <w:pPr>
        <w:pStyle w:val="Heading2"/>
        <w:numPr>
          <w:ilvl w:val="1"/>
          <w:numId w:val="7"/>
        </w:numPr>
      </w:pPr>
      <w:bookmarkStart w:id="923" w:name="h.65dyy0owz20s" w:colFirst="0" w:colLast="0"/>
      <w:bookmarkStart w:id="924" w:name="_Toc442439835"/>
      <w:bookmarkEnd w:id="923"/>
      <w:r>
        <w:t>Lucidworks Solr server</w:t>
      </w:r>
      <w:bookmarkEnd w:id="924"/>
    </w:p>
    <w:p w14:paraId="15193927" w14:textId="47B95F8B" w:rsidR="00407C54" w:rsidRDefault="00B97AC0" w:rsidP="000C48A2">
      <w:pPr>
        <w:pStyle w:val="Normal1"/>
        <w:numPr>
          <w:ilvl w:val="0"/>
          <w:numId w:val="5"/>
        </w:numPr>
        <w:ind w:hanging="360"/>
        <w:contextualSpacing/>
        <w:jc w:val="left"/>
        <w:rPr>
          <w:rFonts w:ascii="Arial" w:eastAsia="Arial" w:hAnsi="Arial" w:cs="Arial"/>
          <w:sz w:val="20"/>
          <w:szCs w:val="20"/>
        </w:rPr>
      </w:pPr>
      <w:r w:rsidRPr="00407C54">
        <w:rPr>
          <w:rFonts w:ascii="Arial" w:eastAsia="Arial" w:hAnsi="Arial" w:cs="Arial"/>
          <w:sz w:val="20"/>
          <w:szCs w:val="20"/>
        </w:rPr>
        <w:t xml:space="preserve">Download tar file from </w:t>
      </w:r>
      <w:r w:rsidR="00407C54" w:rsidRPr="00407C54">
        <w:rPr>
          <w:rFonts w:ascii="Arial" w:eastAsia="Arial" w:hAnsi="Arial" w:cs="Arial"/>
          <w:sz w:val="20"/>
          <w:szCs w:val="20"/>
        </w:rPr>
        <w:t>http://download.lucidworks.com/fusion-1.2.3.tar.gz</w:t>
      </w:r>
      <w:r w:rsidR="00407C54" w:rsidRPr="00407C54" w:rsidDel="00407C54">
        <w:rPr>
          <w:rFonts w:ascii="Arial" w:eastAsia="Arial" w:hAnsi="Arial" w:cs="Arial"/>
          <w:sz w:val="20"/>
          <w:szCs w:val="20"/>
        </w:rPr>
        <w:t xml:space="preserve"> </w:t>
      </w:r>
    </w:p>
    <w:p w14:paraId="04F46878" w14:textId="5D0B61DE" w:rsidR="00742318" w:rsidRDefault="00B97AC0" w:rsidP="001D78EF">
      <w:pPr>
        <w:pStyle w:val="Normal1"/>
        <w:numPr>
          <w:ilvl w:val="0"/>
          <w:numId w:val="5"/>
        </w:numPr>
        <w:ind w:hanging="360"/>
        <w:contextualSpacing/>
        <w:jc w:val="left"/>
        <w:rPr>
          <w:rFonts w:ascii="Arial" w:eastAsia="Arial" w:hAnsi="Arial" w:cs="Arial"/>
          <w:sz w:val="20"/>
          <w:szCs w:val="20"/>
        </w:rPr>
      </w:pPr>
      <w:r>
        <w:rPr>
          <w:rFonts w:ascii="Arial" w:eastAsia="Arial" w:hAnsi="Arial" w:cs="Arial"/>
          <w:sz w:val="20"/>
          <w:szCs w:val="20"/>
        </w:rPr>
        <w:t xml:space="preserve">Check </w:t>
      </w:r>
      <w:hyperlink r:id="rId16" w:history="1">
        <w:r w:rsidR="00A35797" w:rsidRPr="00A35797">
          <w:rPr>
            <w:rStyle w:val="Hyperlink"/>
            <w:rFonts w:ascii="Arial" w:eastAsia="Arial" w:hAnsi="Arial" w:cs="Arial"/>
            <w:sz w:val="20"/>
            <w:szCs w:val="20"/>
          </w:rPr>
          <w:t>https://doc.lucidworks.com/index.html</w:t>
        </w:r>
      </w:hyperlink>
      <w:r w:rsidR="00C305A9">
        <w:rPr>
          <w:rStyle w:val="Hyperlink"/>
          <w:rFonts w:ascii="Arial" w:eastAsia="Arial" w:hAnsi="Arial" w:cs="Arial"/>
          <w:sz w:val="20"/>
          <w:szCs w:val="20"/>
        </w:rPr>
        <w:t xml:space="preserve"> </w:t>
      </w:r>
      <w:r>
        <w:rPr>
          <w:rFonts w:ascii="Arial" w:eastAsia="Arial" w:hAnsi="Arial" w:cs="Arial"/>
          <w:sz w:val="20"/>
          <w:szCs w:val="20"/>
        </w:rPr>
        <w:t xml:space="preserve">for system requirements </w:t>
      </w:r>
      <w:r w:rsidR="004E5113">
        <w:rPr>
          <w:rFonts w:ascii="Arial" w:eastAsia="Arial" w:hAnsi="Arial" w:cs="Arial"/>
          <w:sz w:val="20"/>
          <w:szCs w:val="20"/>
        </w:rPr>
        <w:t xml:space="preserve">for updated information. </w:t>
      </w:r>
      <w:r w:rsidR="00A35797">
        <w:rPr>
          <w:rStyle w:val="CommentReference"/>
          <w:color w:val="auto"/>
        </w:rPr>
        <w:commentReference w:id="925"/>
      </w:r>
    </w:p>
    <w:p w14:paraId="394594A6" w14:textId="77777777" w:rsidR="004F4A09" w:rsidRDefault="00B97AC0" w:rsidP="00622893">
      <w:pPr>
        <w:pStyle w:val="Normal1"/>
        <w:numPr>
          <w:ilvl w:val="0"/>
          <w:numId w:val="5"/>
        </w:numPr>
        <w:ind w:hanging="360"/>
        <w:contextualSpacing/>
        <w:jc w:val="left"/>
        <w:rPr>
          <w:rFonts w:ascii="Arial" w:eastAsia="Arial" w:hAnsi="Arial" w:cs="Arial"/>
          <w:sz w:val="20"/>
          <w:szCs w:val="20"/>
        </w:rPr>
      </w:pPr>
      <w:r>
        <w:rPr>
          <w:rFonts w:ascii="Arial" w:eastAsia="Arial" w:hAnsi="Arial" w:cs="Arial"/>
          <w:sz w:val="20"/>
          <w:szCs w:val="20"/>
        </w:rPr>
        <w:t>Create directory /opt/lucidworks</w:t>
      </w:r>
    </w:p>
    <w:p w14:paraId="201F791D" w14:textId="27DAB0D5" w:rsidR="004E5113" w:rsidRPr="004E5113" w:rsidRDefault="00407C54" w:rsidP="00622893">
      <w:pPr>
        <w:pStyle w:val="Normal1"/>
        <w:numPr>
          <w:ilvl w:val="0"/>
          <w:numId w:val="5"/>
        </w:numPr>
        <w:ind w:hanging="360"/>
        <w:contextualSpacing/>
        <w:jc w:val="left"/>
        <w:rPr>
          <w:rFonts w:ascii="Arial" w:eastAsia="Arial" w:hAnsi="Arial" w:cs="Arial"/>
          <w:sz w:val="20"/>
          <w:szCs w:val="20"/>
        </w:rPr>
      </w:pPr>
      <w:r>
        <w:rPr>
          <w:rFonts w:ascii="Arial" w:eastAsia="Arial" w:hAnsi="Arial" w:cs="Arial"/>
          <w:sz w:val="20"/>
          <w:szCs w:val="20"/>
        </w:rPr>
        <w:t>Install</w:t>
      </w:r>
      <w:r w:rsidR="004E5113" w:rsidRPr="004E5113">
        <w:rPr>
          <w:rFonts w:ascii="Arial" w:eastAsia="Arial" w:hAnsi="Arial" w:cs="Arial"/>
          <w:sz w:val="20"/>
          <w:szCs w:val="20"/>
        </w:rPr>
        <w:t xml:space="preserve"> Fusion (if you would like to use Upstart for process management, you must install Fusion in /opt/lucidworks).</w:t>
      </w:r>
    </w:p>
    <w:p w14:paraId="727607C0" w14:textId="77777777" w:rsidR="004E5113" w:rsidRPr="004E5113" w:rsidRDefault="004E5113" w:rsidP="00622893">
      <w:pPr>
        <w:pStyle w:val="Normal1"/>
        <w:numPr>
          <w:ilvl w:val="0"/>
          <w:numId w:val="5"/>
        </w:numPr>
        <w:ind w:hanging="360"/>
        <w:contextualSpacing/>
        <w:jc w:val="left"/>
        <w:rPr>
          <w:rFonts w:ascii="Arial" w:eastAsia="Arial" w:hAnsi="Arial" w:cs="Arial"/>
          <w:sz w:val="20"/>
          <w:szCs w:val="20"/>
        </w:rPr>
      </w:pPr>
      <w:r w:rsidRPr="004E5113">
        <w:rPr>
          <w:rFonts w:ascii="Arial" w:eastAsia="Arial" w:hAnsi="Arial" w:cs="Arial"/>
          <w:sz w:val="20"/>
          <w:szCs w:val="20"/>
        </w:rPr>
        <w:t>Unpack the archive with "tar xzf fusion.tar.gz" (or "tar xzvf fusion.tar.gz").</w:t>
      </w:r>
    </w:p>
    <w:p w14:paraId="35145620" w14:textId="77777777" w:rsidR="004E5113" w:rsidRDefault="004E5113" w:rsidP="00622893">
      <w:pPr>
        <w:pStyle w:val="Normal1"/>
        <w:numPr>
          <w:ilvl w:val="0"/>
          <w:numId w:val="5"/>
        </w:numPr>
        <w:ind w:hanging="360"/>
        <w:contextualSpacing/>
        <w:jc w:val="left"/>
      </w:pPr>
      <w:r w:rsidRPr="004E5113">
        <w:rPr>
          <w:rFonts w:ascii="Arial" w:eastAsia="Arial" w:hAnsi="Arial" w:cs="Arial"/>
          <w:sz w:val="20"/>
          <w:szCs w:val="20"/>
        </w:rPr>
        <w:t xml:space="preserve">The resulting directory will be named "fusion". You can rename this if </w:t>
      </w:r>
      <w:r>
        <w:t>you wish.</w:t>
      </w:r>
    </w:p>
    <w:p w14:paraId="07F0FABC" w14:textId="77777777" w:rsidR="004E5113" w:rsidRDefault="004E5113" w:rsidP="004E5113">
      <w:pPr>
        <w:pStyle w:val="Normal1"/>
        <w:contextualSpacing/>
        <w:jc w:val="left"/>
        <w:rPr>
          <w:rFonts w:ascii="Arial" w:eastAsia="Arial" w:hAnsi="Arial" w:cs="Arial"/>
          <w:sz w:val="20"/>
          <w:szCs w:val="20"/>
        </w:rPr>
      </w:pPr>
    </w:p>
    <w:p w14:paraId="163C4B22" w14:textId="77777777" w:rsidR="004E5113" w:rsidRDefault="004E5113" w:rsidP="004E5113">
      <w:pPr>
        <w:pStyle w:val="Heading3"/>
        <w:rPr>
          <w:sz w:val="27"/>
          <w:szCs w:val="27"/>
        </w:rPr>
      </w:pPr>
      <w:bookmarkStart w:id="926" w:name="_Toc442439836"/>
      <w:r>
        <w:t>Contents of the Fusion Home directory</w:t>
      </w:r>
      <w:bookmarkEnd w:id="926"/>
    </w:p>
    <w:p w14:paraId="221B267A" w14:textId="77777777" w:rsidR="004E5113" w:rsidRDefault="004E5113" w:rsidP="004E5113">
      <w:pPr>
        <w:pStyle w:val="NormalWeb"/>
      </w:pPr>
      <w:r>
        <w:t>The fusion directory is considered your Fusion Home, and is referenced as $FUSION. It contains:</w:t>
      </w:r>
    </w:p>
    <w:p w14:paraId="069FE8F8" w14:textId="77777777" w:rsidR="004E5113" w:rsidRDefault="004E5113" w:rsidP="00622893">
      <w:pPr>
        <w:pStyle w:val="NormalWeb"/>
        <w:numPr>
          <w:ilvl w:val="0"/>
          <w:numId w:val="14"/>
        </w:numPr>
      </w:pPr>
      <w:r>
        <w:t>KNOWN_ISSUES.txt — a list of any known issues for this version of the software</w:t>
      </w:r>
    </w:p>
    <w:p w14:paraId="3FB932FB" w14:textId="77777777" w:rsidR="004E5113" w:rsidRDefault="004E5113" w:rsidP="00622893">
      <w:pPr>
        <w:pStyle w:val="NormalWeb"/>
        <w:numPr>
          <w:ilvl w:val="0"/>
          <w:numId w:val="14"/>
        </w:numPr>
      </w:pPr>
      <w:r>
        <w:t>README.txt — an introduction file</w:t>
      </w:r>
    </w:p>
    <w:p w14:paraId="3EE5AC90" w14:textId="77777777" w:rsidR="004E5113" w:rsidRDefault="004E5113" w:rsidP="00622893">
      <w:pPr>
        <w:pStyle w:val="NormalWeb"/>
        <w:numPr>
          <w:ilvl w:val="0"/>
          <w:numId w:val="14"/>
        </w:numPr>
      </w:pPr>
      <w:r>
        <w:t>apps — directory, contains Fusion components 3rd-party distributions used by Fusion, including jarfiles and plugins.</w:t>
      </w:r>
    </w:p>
    <w:p w14:paraId="0C19E0F0" w14:textId="77777777" w:rsidR="004E5113" w:rsidRDefault="004E5113" w:rsidP="00622893">
      <w:pPr>
        <w:pStyle w:val="NormalWeb"/>
        <w:numPr>
          <w:ilvl w:val="0"/>
          <w:numId w:val="14"/>
        </w:numPr>
      </w:pPr>
      <w:r>
        <w:t>bin — directory, contains master script to run Fusion, per-component run scripts.</w:t>
      </w:r>
    </w:p>
    <w:p w14:paraId="57D71BBF" w14:textId="77777777" w:rsidR="004E5113" w:rsidRDefault="004E5113" w:rsidP="00622893">
      <w:pPr>
        <w:pStyle w:val="NormalWeb"/>
        <w:numPr>
          <w:ilvl w:val="0"/>
          <w:numId w:val="14"/>
        </w:numPr>
      </w:pPr>
      <w:r>
        <w:t>conf — directory, configuration files for Fusion and ZooKeeper which contain parameters settings tuned for common use cases.</w:t>
      </w:r>
    </w:p>
    <w:p w14:paraId="72504FF1" w14:textId="77777777" w:rsidR="004E5113" w:rsidRDefault="004E5113" w:rsidP="00622893">
      <w:pPr>
        <w:pStyle w:val="NormalWeb"/>
        <w:numPr>
          <w:ilvl w:val="0"/>
          <w:numId w:val="14"/>
        </w:numPr>
      </w:pPr>
      <w:r>
        <w:t>data — directory, contains resources for Fusion components.</w:t>
      </w:r>
    </w:p>
    <w:p w14:paraId="0E17BD6D" w14:textId="77777777" w:rsidR="004E5113" w:rsidRDefault="004E5113" w:rsidP="00622893">
      <w:pPr>
        <w:pStyle w:val="NormalWeb"/>
        <w:numPr>
          <w:ilvl w:val="0"/>
          <w:numId w:val="14"/>
        </w:numPr>
      </w:pPr>
      <w:r>
        <w:t>docs — directory, contains Fusion license.</w:t>
      </w:r>
    </w:p>
    <w:p w14:paraId="3FCAAF3A" w14:textId="77777777" w:rsidR="004E5113" w:rsidRDefault="004E5113" w:rsidP="00622893">
      <w:pPr>
        <w:pStyle w:val="NormalWeb"/>
        <w:numPr>
          <w:ilvl w:val="0"/>
          <w:numId w:val="14"/>
        </w:numPr>
      </w:pPr>
      <w:r>
        <w:t>examples — directory, Fusion signals example.</w:t>
      </w:r>
    </w:p>
    <w:p w14:paraId="5DB1197D" w14:textId="77777777" w:rsidR="004E5113" w:rsidRDefault="004E5113" w:rsidP="00622893">
      <w:pPr>
        <w:pStyle w:val="NormalWeb"/>
        <w:numPr>
          <w:ilvl w:val="0"/>
          <w:numId w:val="14"/>
        </w:numPr>
      </w:pPr>
      <w:r>
        <w:t>fusion.build — text file containing version build information</w:t>
      </w:r>
    </w:p>
    <w:p w14:paraId="6E2BACF2" w14:textId="77777777" w:rsidR="004E5113" w:rsidRDefault="004E5113" w:rsidP="00622893">
      <w:pPr>
        <w:pStyle w:val="NormalWeb"/>
        <w:numPr>
          <w:ilvl w:val="0"/>
          <w:numId w:val="14"/>
        </w:numPr>
      </w:pPr>
      <w:r>
        <w:t>fusion.signature — text file containing version sig</w:t>
      </w:r>
    </w:p>
    <w:p w14:paraId="1C96A645" w14:textId="77777777" w:rsidR="004E5113" w:rsidRDefault="004E5113" w:rsidP="00622893">
      <w:pPr>
        <w:pStyle w:val="NormalWeb"/>
        <w:numPr>
          <w:ilvl w:val="0"/>
          <w:numId w:val="14"/>
        </w:numPr>
      </w:pPr>
      <w:r>
        <w:t>init — directory, contains systemd and upstart scripts for Linux</w:t>
      </w:r>
    </w:p>
    <w:p w14:paraId="5A755D56" w14:textId="77777777" w:rsidR="004E5113" w:rsidRDefault="004E5113" w:rsidP="00622893">
      <w:pPr>
        <w:pStyle w:val="NormalWeb"/>
        <w:numPr>
          <w:ilvl w:val="0"/>
          <w:numId w:val="14"/>
        </w:numPr>
      </w:pPr>
      <w:r>
        <w:t>scripts — directory, Fusion migration and upgrade scripts.</w:t>
      </w:r>
    </w:p>
    <w:p w14:paraId="638A95E4" w14:textId="77777777" w:rsidR="004E5113" w:rsidRDefault="004E5113" w:rsidP="00622893">
      <w:pPr>
        <w:pStyle w:val="NormalWeb"/>
        <w:numPr>
          <w:ilvl w:val="0"/>
          <w:numId w:val="14"/>
        </w:numPr>
      </w:pPr>
      <w:r>
        <w:lastRenderedPageBreak/>
        <w:t xml:space="preserve">var — directory, contains logfiles and system files created by Fusion components as well as </w:t>
      </w:r>
      <w:r>
        <w:rPr>
          <w:rStyle w:val="HTMLCode"/>
        </w:rPr>
        <w:t>.pid</w:t>
      </w:r>
      <w:r>
        <w:t xml:space="preserve"> files for each running process.</w:t>
      </w:r>
    </w:p>
    <w:p w14:paraId="484E90E3" w14:textId="77777777" w:rsidR="004E5113" w:rsidRPr="000C48A2" w:rsidRDefault="004E5113" w:rsidP="004E5113">
      <w:pPr>
        <w:pStyle w:val="ListParagraph"/>
        <w:rPr>
          <w:i/>
        </w:rPr>
      </w:pPr>
      <w:r w:rsidRPr="000C48A2">
        <w:rPr>
          <w:i/>
        </w:rPr>
        <w:t>As distributed, Fusion uses the instance of Solr and Zookeeper included in the Fusion distribution both as the data store for Fusion’s own system and configuration information, as well as for all user collections. This is suitable for development purposes. For production deployments, ZooKeeper must be installed and run as a 3+ node ensemble.</w:t>
      </w:r>
    </w:p>
    <w:p w14:paraId="43F08287" w14:textId="77777777" w:rsidR="00370466" w:rsidRPr="007E0798" w:rsidRDefault="00370466" w:rsidP="000C48A2">
      <w:pPr>
        <w:pStyle w:val="Heading4"/>
        <w:keepNext w:val="0"/>
        <w:keepLines w:val="0"/>
        <w:numPr>
          <w:ilvl w:val="0"/>
          <w:numId w:val="44"/>
        </w:numPr>
        <w:spacing w:beforeAutospacing="1" w:after="100" w:afterAutospacing="1"/>
        <w:jc w:val="left"/>
        <w:rPr>
          <w:bCs/>
          <w:i w:val="0"/>
          <w:color w:val="auto"/>
        </w:rPr>
      </w:pPr>
      <w:r w:rsidRPr="007E0798">
        <w:rPr>
          <w:bCs/>
          <w:i w:val="0"/>
          <w:color w:val="auto"/>
        </w:rPr>
        <w:t>Running Fusion</w:t>
      </w:r>
    </w:p>
    <w:p w14:paraId="611398DF" w14:textId="336F2FAF" w:rsidR="00370466" w:rsidRDefault="00370466" w:rsidP="00370466">
      <w:pPr>
        <w:spacing w:before="100" w:beforeAutospacing="1" w:after="100" w:afterAutospacing="1"/>
      </w:pPr>
      <w:r w:rsidRPr="007E0798">
        <w:t>All Fusion start scripts must be executed by a user who has permissions to read and write to the directories where Fusion is installed. These scripts don’t need to be run as root (or sudo), nor should they be. Use a suitable id, or create a new one, and then ensure that it owns the directory where fusion resides, (e.g. /opt/lucidworks).</w:t>
      </w:r>
    </w:p>
    <w:p w14:paraId="711BC3F3" w14:textId="77777777" w:rsidR="00370466" w:rsidRPr="007E0798" w:rsidRDefault="00370466" w:rsidP="00370466">
      <w:pPr>
        <w:pStyle w:val="Heading5"/>
        <w:keepNext w:val="0"/>
        <w:keepLines w:val="0"/>
        <w:numPr>
          <w:ilvl w:val="0"/>
          <w:numId w:val="44"/>
        </w:numPr>
        <w:spacing w:before="100" w:beforeAutospacing="1" w:after="100" w:afterAutospacing="1"/>
        <w:ind w:left="0"/>
        <w:jc w:val="left"/>
        <w:rPr>
          <w:bCs/>
          <w:i w:val="0"/>
          <w:color w:val="auto"/>
          <w:sz w:val="20"/>
          <w:szCs w:val="20"/>
        </w:rPr>
      </w:pPr>
      <w:r w:rsidRPr="007E0798">
        <w:rPr>
          <w:bCs/>
          <w:i w:val="0"/>
          <w:color w:val="auto"/>
          <w:sz w:val="20"/>
          <w:szCs w:val="20"/>
        </w:rPr>
        <w:t>Starting All Required Services</w:t>
      </w:r>
    </w:p>
    <w:p w14:paraId="51393DE2" w14:textId="77777777" w:rsidR="00370466" w:rsidRPr="007E0798" w:rsidRDefault="00370466" w:rsidP="00370466">
      <w:pPr>
        <w:spacing w:before="100" w:beforeAutospacing="1" w:after="100" w:afterAutospacing="1"/>
      </w:pPr>
      <w:r w:rsidRPr="007E0798">
        <w:t>To run all required services from your Fusion Home :</w:t>
      </w:r>
    </w:p>
    <w:p w14:paraId="1C07E3A4" w14:textId="77777777" w:rsidR="00370466" w:rsidRPr="007E0798" w:rsidRDefault="00370466" w:rsidP="00370466">
      <w:pPr>
        <w:numPr>
          <w:ilvl w:val="0"/>
          <w:numId w:val="15"/>
        </w:numPr>
        <w:spacing w:before="100" w:beforeAutospacing="1" w:after="100" w:afterAutospacing="1"/>
      </w:pPr>
      <w:r w:rsidRPr="007E0798">
        <w:rPr>
          <w:rFonts w:ascii="Courier New" w:hAnsi="Courier New" w:cs="Courier New"/>
          <w:sz w:val="20"/>
          <w:szCs w:val="20"/>
        </w:rPr>
        <w:t>./bin/fusion start</w:t>
      </w:r>
      <w:r w:rsidRPr="007E0798">
        <w:t xml:space="preserve"> (Linux/Mac OS)</w:t>
      </w:r>
    </w:p>
    <w:p w14:paraId="75B4CA90" w14:textId="77777777" w:rsidR="00370466" w:rsidRDefault="00370466" w:rsidP="00370466">
      <w:pPr>
        <w:numPr>
          <w:ilvl w:val="0"/>
          <w:numId w:val="15"/>
        </w:numPr>
        <w:spacing w:before="100" w:beforeAutospacing="1" w:after="100" w:afterAutospacing="1"/>
      </w:pPr>
      <w:r w:rsidRPr="007E0798">
        <w:rPr>
          <w:rFonts w:ascii="Courier New" w:hAnsi="Courier New" w:cs="Courier New"/>
          <w:sz w:val="20"/>
          <w:szCs w:val="20"/>
        </w:rPr>
        <w:t>bin\fusion.cmd start</w:t>
      </w:r>
      <w:r w:rsidRPr="007E0798">
        <w:t xml:space="preserve"> (Windows)</w:t>
      </w:r>
    </w:p>
    <w:p w14:paraId="60EF743D" w14:textId="77777777" w:rsidR="00370466" w:rsidRDefault="00370466" w:rsidP="00370466">
      <w:pPr>
        <w:pStyle w:val="Normal1"/>
        <w:numPr>
          <w:ilvl w:val="0"/>
          <w:numId w:val="15"/>
        </w:numPr>
        <w:contextualSpacing/>
        <w:jc w:val="left"/>
        <w:rPr>
          <w:rFonts w:ascii="Arial" w:eastAsia="Arial" w:hAnsi="Arial" w:cs="Arial"/>
          <w:sz w:val="20"/>
          <w:szCs w:val="20"/>
        </w:rPr>
      </w:pPr>
      <w:r>
        <w:rPr>
          <w:rFonts w:ascii="Arial" w:eastAsia="Arial" w:hAnsi="Arial" w:cs="Arial"/>
          <w:sz w:val="20"/>
          <w:szCs w:val="20"/>
        </w:rPr>
        <w:t xml:space="preserve">From the web: </w:t>
      </w:r>
    </w:p>
    <w:p w14:paraId="5D4B2CF0" w14:textId="77777777" w:rsidR="00370466" w:rsidRDefault="00370466" w:rsidP="00370466">
      <w:pPr>
        <w:pStyle w:val="Normal1"/>
        <w:numPr>
          <w:ilvl w:val="1"/>
          <w:numId w:val="15"/>
        </w:numPr>
        <w:contextualSpacing/>
        <w:jc w:val="left"/>
        <w:rPr>
          <w:rFonts w:ascii="Arial" w:eastAsia="Arial" w:hAnsi="Arial" w:cs="Arial"/>
          <w:sz w:val="20"/>
          <w:szCs w:val="20"/>
        </w:rPr>
      </w:pPr>
      <w:r>
        <w:rPr>
          <w:rFonts w:ascii="Arial" w:eastAsia="Arial" w:hAnsi="Arial" w:cs="Arial"/>
          <w:sz w:val="20"/>
          <w:szCs w:val="20"/>
        </w:rPr>
        <w:t>SOLR:  http://localhost:8983/solr/#</w:t>
      </w:r>
    </w:p>
    <w:p w14:paraId="4D94CFA9" w14:textId="684FEC6B" w:rsidR="00370466" w:rsidRPr="007E0798" w:rsidRDefault="00370466" w:rsidP="001D78EF">
      <w:pPr>
        <w:pStyle w:val="Normal1"/>
        <w:numPr>
          <w:ilvl w:val="1"/>
          <w:numId w:val="15"/>
        </w:numPr>
        <w:contextualSpacing/>
        <w:jc w:val="left"/>
      </w:pPr>
      <w:r>
        <w:rPr>
          <w:rFonts w:ascii="Arial" w:eastAsia="Arial" w:hAnsi="Arial" w:cs="Arial"/>
          <w:sz w:val="20"/>
          <w:szCs w:val="20"/>
        </w:rPr>
        <w:t>FUSION Admin: http://localhost:8764</w:t>
      </w:r>
    </w:p>
    <w:p w14:paraId="47DC7FB3" w14:textId="33CBFB29" w:rsidR="00370466" w:rsidRPr="007E0798" w:rsidRDefault="00370466" w:rsidP="00370466">
      <w:pPr>
        <w:spacing w:before="100" w:beforeAutospacing="1" w:after="100" w:afterAutospacing="1"/>
      </w:pPr>
      <w:r w:rsidRPr="007E0798">
        <w:t xml:space="preserve">This will start the bundled Solr and Zookeeper instance, the Fusion API, the Admin UI, and the Connectors. They each run in their own Jetty instances and on their own ports (see the section </w:t>
      </w:r>
      <w:hyperlink r:id="rId17" w:history="1">
        <w:r w:rsidRPr="007E0798">
          <w:rPr>
            <w:color w:val="0000FF"/>
            <w:u w:val="single"/>
          </w:rPr>
          <w:t>Changing the Default Ports</w:t>
        </w:r>
      </w:hyperlink>
      <w:r w:rsidRPr="007E0798">
        <w:t xml:space="preserve"> for more on ports</w:t>
      </w:r>
    </w:p>
    <w:p w14:paraId="4614F575" w14:textId="77777777" w:rsidR="00370466" w:rsidRDefault="00370466" w:rsidP="004E5113">
      <w:pPr>
        <w:pStyle w:val="Normal1"/>
        <w:contextualSpacing/>
        <w:jc w:val="left"/>
        <w:rPr>
          <w:rFonts w:ascii="Arial" w:eastAsia="Arial" w:hAnsi="Arial" w:cs="Arial"/>
          <w:sz w:val="20"/>
          <w:szCs w:val="20"/>
        </w:rPr>
      </w:pPr>
    </w:p>
    <w:p w14:paraId="48F72EAA" w14:textId="77777777" w:rsidR="004F4A09" w:rsidRDefault="004F4A09">
      <w:pPr>
        <w:pStyle w:val="Normal1"/>
        <w:ind w:left="720"/>
        <w:jc w:val="left"/>
      </w:pPr>
    </w:p>
    <w:p w14:paraId="4DC615F6" w14:textId="77777777" w:rsidR="004F4A09" w:rsidRDefault="00B97AC0" w:rsidP="00732991">
      <w:pPr>
        <w:pStyle w:val="Heading3"/>
        <w:numPr>
          <w:ilvl w:val="2"/>
          <w:numId w:val="44"/>
        </w:numPr>
        <w:contextualSpacing/>
      </w:pPr>
      <w:bookmarkStart w:id="927" w:name="h.9vwxuyrudnup" w:colFirst="0" w:colLast="0"/>
      <w:bookmarkStart w:id="928" w:name="_Toc442439837"/>
      <w:bookmarkEnd w:id="927"/>
      <w:r>
        <w:t>Lucidworks with zookeeper</w:t>
      </w:r>
      <w:bookmarkEnd w:id="928"/>
    </w:p>
    <w:p w14:paraId="43454EEA" w14:textId="77777777" w:rsidR="004F4A09" w:rsidRPr="005800B7" w:rsidRDefault="00B97AC0">
      <w:pPr>
        <w:pStyle w:val="Normal1"/>
        <w:ind w:left="1440"/>
      </w:pPr>
      <w:r w:rsidRPr="005800B7">
        <w:rPr>
          <w:rFonts w:eastAsia="Calibri"/>
          <w:b/>
          <w:i/>
          <w:shd w:val="clear" w:color="auto" w:fill="F3F3F3"/>
        </w:rPr>
        <w:t>Lucidworks with Zookeeper</w:t>
      </w:r>
    </w:p>
    <w:p w14:paraId="54F14AF6" w14:textId="10D8D936" w:rsidR="004F4A09" w:rsidRDefault="004E5113" w:rsidP="00622893">
      <w:pPr>
        <w:pStyle w:val="Normal1"/>
        <w:numPr>
          <w:ilvl w:val="0"/>
          <w:numId w:val="10"/>
        </w:numPr>
        <w:spacing w:before="20" w:after="20"/>
        <w:jc w:val="left"/>
      </w:pPr>
      <w:commentRangeStart w:id="929"/>
      <w:r w:rsidRPr="005800B7">
        <w:t>C</w:t>
      </w:r>
      <w:r>
        <w:t>reate 3 zookeeper instances m3.</w:t>
      </w:r>
      <w:r w:rsidR="00B97AC0" w:rsidRPr="005800B7">
        <w:t>large</w:t>
      </w:r>
      <w:commentRangeEnd w:id="929"/>
      <w:r>
        <w:rPr>
          <w:rStyle w:val="CommentReference"/>
          <w:color w:val="auto"/>
        </w:rPr>
        <w:commentReference w:id="929"/>
      </w:r>
    </w:p>
    <w:p w14:paraId="6A29837D" w14:textId="1664D63D" w:rsidR="004F4A09" w:rsidRDefault="004E5113" w:rsidP="00622893">
      <w:pPr>
        <w:pStyle w:val="Normal1"/>
        <w:numPr>
          <w:ilvl w:val="0"/>
          <w:numId w:val="10"/>
        </w:numPr>
        <w:spacing w:before="20" w:after="20"/>
        <w:jc w:val="left"/>
      </w:pPr>
      <w:r>
        <w:t>yum install java-1.8.0-openjdk_71</w:t>
      </w:r>
    </w:p>
    <w:p w14:paraId="55A65336" w14:textId="45429B01" w:rsidR="004F4A09" w:rsidRDefault="00B97AC0" w:rsidP="00622893">
      <w:pPr>
        <w:pStyle w:val="Normal1"/>
        <w:numPr>
          <w:ilvl w:val="0"/>
          <w:numId w:val="10"/>
        </w:numPr>
        <w:spacing w:before="20" w:after="20"/>
        <w:jc w:val="left"/>
      </w:pPr>
      <w:r w:rsidRPr="005800B7">
        <w:t>downloaded zookeeper: wget http://www.apache.org/dist/zookeeper/zookeeper-3.4.6/zookeeper-3.4.6.tar.gz</w:t>
      </w:r>
    </w:p>
    <w:p w14:paraId="68D321AC" w14:textId="27416130" w:rsidR="004F4A09" w:rsidRDefault="00B97AC0" w:rsidP="00622893">
      <w:pPr>
        <w:pStyle w:val="Normal1"/>
        <w:numPr>
          <w:ilvl w:val="0"/>
          <w:numId w:val="10"/>
        </w:numPr>
        <w:spacing w:before="20" w:after="20"/>
        <w:jc w:val="left"/>
      </w:pPr>
      <w:r w:rsidRPr="005800B7">
        <w:t>extract zookeper tar file to /opt/lucidworks/zookeeper-3.4.6 on zookeeper server</w:t>
      </w:r>
    </w:p>
    <w:p w14:paraId="0781A6D4" w14:textId="77777777" w:rsidR="004F4A09" w:rsidRDefault="004F4A09">
      <w:pPr>
        <w:pStyle w:val="Normal1"/>
        <w:ind w:left="1440"/>
      </w:pPr>
    </w:p>
    <w:p w14:paraId="13E9D39C" w14:textId="77777777" w:rsidR="004F4A09" w:rsidRPr="005800B7" w:rsidRDefault="00B97AC0">
      <w:pPr>
        <w:pStyle w:val="Normal1"/>
        <w:ind w:left="1440"/>
        <w:rPr>
          <w:rFonts w:eastAsia="Calibri"/>
          <w:b/>
          <w:i/>
          <w:shd w:val="clear" w:color="auto" w:fill="F3F3F3"/>
        </w:rPr>
      </w:pPr>
      <w:r w:rsidRPr="005800B7">
        <w:rPr>
          <w:rFonts w:eastAsia="Calibri"/>
          <w:b/>
          <w:i/>
          <w:shd w:val="clear" w:color="auto" w:fill="F3F3F3"/>
        </w:rPr>
        <w:t>Zookeeper changes</w:t>
      </w:r>
    </w:p>
    <w:p w14:paraId="0C67B651" w14:textId="6EAD1D00" w:rsidR="004F4A09" w:rsidRDefault="00B97AC0" w:rsidP="00622893">
      <w:pPr>
        <w:pStyle w:val="Normal1"/>
        <w:numPr>
          <w:ilvl w:val="0"/>
          <w:numId w:val="11"/>
        </w:numPr>
        <w:spacing w:before="20" w:after="20"/>
        <w:jc w:val="left"/>
      </w:pPr>
      <w:r w:rsidRPr="005800B7">
        <w:t>create “data” directory under zookeeper root folder</w:t>
      </w:r>
    </w:p>
    <w:p w14:paraId="01CA0AD2" w14:textId="023E72A7" w:rsidR="004F4A09" w:rsidRDefault="00B97AC0" w:rsidP="00622893">
      <w:pPr>
        <w:pStyle w:val="Normal1"/>
        <w:numPr>
          <w:ilvl w:val="0"/>
          <w:numId w:val="11"/>
        </w:numPr>
        <w:spacing w:before="20" w:after="20"/>
        <w:jc w:val="left"/>
      </w:pPr>
      <w:r w:rsidRPr="005800B7">
        <w:t>create zoo.cfg file</w:t>
      </w:r>
    </w:p>
    <w:p w14:paraId="3F0DDDC3" w14:textId="77777777" w:rsidR="004F4A09" w:rsidRDefault="00B97AC0" w:rsidP="00622893">
      <w:pPr>
        <w:pStyle w:val="Normal1"/>
        <w:numPr>
          <w:ilvl w:val="0"/>
          <w:numId w:val="11"/>
        </w:numPr>
        <w:spacing w:before="20" w:after="20"/>
        <w:jc w:val="left"/>
      </w:pPr>
      <w:r w:rsidRPr="005800B7">
        <w:t>copy zoo_sample.cfg into zoo.cfg and change data path and server ip addresses</w:t>
      </w:r>
    </w:p>
    <w:p w14:paraId="12015E45" w14:textId="77777777" w:rsidR="004F4A09" w:rsidRDefault="004F4A09">
      <w:pPr>
        <w:pStyle w:val="Normal1"/>
        <w:ind w:left="1440"/>
      </w:pPr>
    </w:p>
    <w:p w14:paraId="598A3663" w14:textId="77777777" w:rsidR="004F4A09" w:rsidRPr="005800B7" w:rsidRDefault="00B97AC0">
      <w:pPr>
        <w:pStyle w:val="Normal1"/>
        <w:ind w:left="1440"/>
      </w:pPr>
      <w:r w:rsidRPr="005800B7">
        <w:rPr>
          <w:rFonts w:eastAsia="Calibri"/>
          <w:shd w:val="clear" w:color="auto" w:fill="F3F3F3"/>
        </w:rPr>
        <w:t># The number of milliseconds of each tick</w:t>
      </w:r>
    </w:p>
    <w:p w14:paraId="26554C15" w14:textId="77777777" w:rsidR="004F4A09" w:rsidRPr="005800B7" w:rsidRDefault="00B97AC0">
      <w:pPr>
        <w:pStyle w:val="Normal1"/>
        <w:ind w:left="1440"/>
      </w:pPr>
      <w:r w:rsidRPr="005800B7">
        <w:rPr>
          <w:rFonts w:eastAsia="Calibri"/>
          <w:shd w:val="clear" w:color="auto" w:fill="F3F3F3"/>
        </w:rPr>
        <w:t>tickTime=2000</w:t>
      </w:r>
    </w:p>
    <w:p w14:paraId="31548C7C" w14:textId="77777777" w:rsidR="004F4A09" w:rsidRPr="005800B7" w:rsidRDefault="00B97AC0">
      <w:pPr>
        <w:pStyle w:val="Normal1"/>
        <w:ind w:left="1440"/>
      </w:pPr>
      <w:r w:rsidRPr="005800B7">
        <w:rPr>
          <w:rFonts w:eastAsia="Calibri"/>
          <w:shd w:val="clear" w:color="auto" w:fill="F3F3F3"/>
        </w:rPr>
        <w:t># The number of ticks that the initial</w:t>
      </w:r>
    </w:p>
    <w:p w14:paraId="139E3622" w14:textId="77777777" w:rsidR="004F4A09" w:rsidRPr="005800B7" w:rsidRDefault="00B97AC0">
      <w:pPr>
        <w:pStyle w:val="Normal1"/>
        <w:ind w:left="1440"/>
      </w:pPr>
      <w:r w:rsidRPr="005800B7">
        <w:rPr>
          <w:rFonts w:eastAsia="Calibri"/>
          <w:shd w:val="clear" w:color="auto" w:fill="F3F3F3"/>
        </w:rPr>
        <w:t># synchronization phase can take</w:t>
      </w:r>
    </w:p>
    <w:p w14:paraId="378F7BF6" w14:textId="77777777" w:rsidR="004F4A09" w:rsidRPr="005800B7" w:rsidRDefault="00B97AC0">
      <w:pPr>
        <w:pStyle w:val="Normal1"/>
        <w:ind w:left="1440"/>
      </w:pPr>
      <w:r w:rsidRPr="005800B7">
        <w:rPr>
          <w:rFonts w:eastAsia="Calibri"/>
          <w:shd w:val="clear" w:color="auto" w:fill="F3F3F3"/>
        </w:rPr>
        <w:t>initLimit=10</w:t>
      </w:r>
    </w:p>
    <w:p w14:paraId="16935C65" w14:textId="77777777" w:rsidR="004F4A09" w:rsidRPr="005800B7" w:rsidRDefault="00B97AC0">
      <w:pPr>
        <w:pStyle w:val="Normal1"/>
        <w:ind w:left="1440"/>
      </w:pPr>
      <w:r w:rsidRPr="005800B7">
        <w:rPr>
          <w:rFonts w:eastAsia="Calibri"/>
          <w:shd w:val="clear" w:color="auto" w:fill="F3F3F3"/>
        </w:rPr>
        <w:t># The number of ticks that can pass between</w:t>
      </w:r>
    </w:p>
    <w:p w14:paraId="2E4C41DE" w14:textId="77777777" w:rsidR="004F4A09" w:rsidRPr="005800B7" w:rsidRDefault="00B97AC0">
      <w:pPr>
        <w:pStyle w:val="Normal1"/>
        <w:ind w:left="1440"/>
      </w:pPr>
      <w:r w:rsidRPr="005800B7">
        <w:rPr>
          <w:rFonts w:eastAsia="Calibri"/>
          <w:shd w:val="clear" w:color="auto" w:fill="F3F3F3"/>
        </w:rPr>
        <w:t xml:space="preserve"># </w:t>
      </w:r>
      <w:r w:rsidRPr="00006189">
        <w:rPr>
          <w:rFonts w:eastAsia="Calibri"/>
        </w:rPr>
        <w:t>sending a request and getting an acknowledgement</w:t>
      </w:r>
    </w:p>
    <w:p w14:paraId="3E87BDD0" w14:textId="77777777" w:rsidR="004F4A09" w:rsidRPr="005800B7" w:rsidRDefault="00B97AC0">
      <w:pPr>
        <w:pStyle w:val="Normal1"/>
        <w:ind w:left="1440"/>
      </w:pPr>
      <w:r w:rsidRPr="005800B7">
        <w:rPr>
          <w:rFonts w:eastAsia="Calibri"/>
          <w:shd w:val="clear" w:color="auto" w:fill="F3F3F3"/>
        </w:rPr>
        <w:t>syncLimit=5</w:t>
      </w:r>
    </w:p>
    <w:p w14:paraId="78899812" w14:textId="77777777" w:rsidR="004F4A09" w:rsidRPr="005800B7" w:rsidRDefault="00B97AC0">
      <w:pPr>
        <w:pStyle w:val="Normal1"/>
        <w:ind w:left="1440"/>
      </w:pPr>
      <w:r w:rsidRPr="005800B7">
        <w:rPr>
          <w:rFonts w:eastAsia="Calibri"/>
          <w:shd w:val="clear" w:color="auto" w:fill="F3F3F3"/>
        </w:rPr>
        <w:t># the directory where the snapshot is stored.</w:t>
      </w:r>
    </w:p>
    <w:p w14:paraId="519BDDA1" w14:textId="77777777" w:rsidR="004F4A09" w:rsidRPr="005800B7" w:rsidRDefault="00B97AC0">
      <w:pPr>
        <w:pStyle w:val="Normal1"/>
        <w:ind w:left="1440"/>
      </w:pPr>
      <w:r w:rsidRPr="005800B7">
        <w:rPr>
          <w:rFonts w:eastAsia="Calibri"/>
          <w:shd w:val="clear" w:color="auto" w:fill="F3F3F3"/>
        </w:rPr>
        <w:t># do not use /tmp for storage, /tmp here is just</w:t>
      </w:r>
    </w:p>
    <w:p w14:paraId="63924353" w14:textId="1C412C53" w:rsidR="004F4A09" w:rsidRPr="005800B7" w:rsidRDefault="004E5113">
      <w:pPr>
        <w:pStyle w:val="Normal1"/>
        <w:ind w:left="1440"/>
      </w:pPr>
      <w:r>
        <w:rPr>
          <w:rFonts w:eastAsia="Calibri"/>
          <w:shd w:val="clear" w:color="auto" w:fill="F3F3F3"/>
        </w:rPr>
        <w:t># example sa</w:t>
      </w:r>
      <w:r w:rsidR="00B97AC0" w:rsidRPr="005800B7">
        <w:rPr>
          <w:rFonts w:eastAsia="Calibri"/>
          <w:shd w:val="clear" w:color="auto" w:fill="F3F3F3"/>
        </w:rPr>
        <w:t>kes.</w:t>
      </w:r>
    </w:p>
    <w:p w14:paraId="7D2DBF2F" w14:textId="77777777" w:rsidR="004F4A09" w:rsidRPr="005800B7" w:rsidRDefault="00B97AC0">
      <w:pPr>
        <w:pStyle w:val="Normal1"/>
        <w:ind w:left="1440"/>
      </w:pPr>
      <w:r w:rsidRPr="005800B7">
        <w:rPr>
          <w:rFonts w:eastAsia="Calibri"/>
          <w:color w:val="FF3333"/>
          <w:shd w:val="clear" w:color="auto" w:fill="F3F3F3"/>
        </w:rPr>
        <w:t>dataDir=/opt/lucidworks/zookeeper-3.4.6/data</w:t>
      </w:r>
    </w:p>
    <w:p w14:paraId="5F0C6DD3" w14:textId="77777777" w:rsidR="004F4A09" w:rsidRPr="005800B7" w:rsidRDefault="00B97AC0">
      <w:pPr>
        <w:pStyle w:val="Normal1"/>
        <w:ind w:left="1440"/>
      </w:pPr>
      <w:r w:rsidRPr="005800B7">
        <w:rPr>
          <w:rFonts w:eastAsia="Calibri"/>
          <w:shd w:val="clear" w:color="auto" w:fill="F3F3F3"/>
        </w:rPr>
        <w:t># the port at which the clients will connect</w:t>
      </w:r>
    </w:p>
    <w:p w14:paraId="7ADE2C50" w14:textId="77777777" w:rsidR="004F4A09" w:rsidRPr="005800B7" w:rsidRDefault="00B97AC0">
      <w:pPr>
        <w:pStyle w:val="Normal1"/>
        <w:ind w:left="1440"/>
      </w:pPr>
      <w:r w:rsidRPr="005800B7">
        <w:rPr>
          <w:rFonts w:eastAsia="Calibri"/>
          <w:shd w:val="clear" w:color="auto" w:fill="F3F3F3"/>
        </w:rPr>
        <w:t>clientPort=2181</w:t>
      </w:r>
    </w:p>
    <w:p w14:paraId="3856F226" w14:textId="77777777" w:rsidR="004F4A09" w:rsidRPr="005800B7" w:rsidRDefault="00B97AC0">
      <w:pPr>
        <w:pStyle w:val="Normal1"/>
        <w:ind w:left="1440"/>
      </w:pPr>
      <w:r w:rsidRPr="005800B7">
        <w:rPr>
          <w:rFonts w:eastAsia="Calibri"/>
          <w:shd w:val="clear" w:color="auto" w:fill="F3F3F3"/>
        </w:rPr>
        <w:t># the maximum number of client connections.</w:t>
      </w:r>
    </w:p>
    <w:p w14:paraId="7A9463A8" w14:textId="77777777" w:rsidR="004F4A09" w:rsidRPr="005800B7" w:rsidRDefault="00B97AC0">
      <w:pPr>
        <w:pStyle w:val="Normal1"/>
        <w:ind w:left="1440"/>
      </w:pPr>
      <w:r w:rsidRPr="005800B7">
        <w:rPr>
          <w:rFonts w:eastAsia="Calibri"/>
          <w:shd w:val="clear" w:color="auto" w:fill="F3F3F3"/>
        </w:rPr>
        <w:t># increase this if you need to handle more clients</w:t>
      </w:r>
    </w:p>
    <w:p w14:paraId="29C02BA7" w14:textId="761B7113" w:rsidR="004F4A09" w:rsidRPr="005800B7" w:rsidRDefault="00B97AC0">
      <w:pPr>
        <w:pStyle w:val="Normal1"/>
        <w:ind w:left="1440"/>
      </w:pPr>
      <w:r w:rsidRPr="005800B7">
        <w:rPr>
          <w:rFonts w:eastAsia="Calibri"/>
          <w:shd w:val="clear" w:color="auto" w:fill="F3F3F3"/>
        </w:rPr>
        <w:t>#</w:t>
      </w:r>
      <w:commentRangeStart w:id="930"/>
      <w:r w:rsidRPr="005800B7">
        <w:rPr>
          <w:rFonts w:eastAsia="Calibri"/>
          <w:shd w:val="clear" w:color="auto" w:fill="F3F3F3"/>
        </w:rPr>
        <w:t>maxClientCnxns=60</w:t>
      </w:r>
      <w:r w:rsidR="0058139A">
        <w:rPr>
          <w:rFonts w:eastAsia="Calibri"/>
          <w:shd w:val="clear" w:color="auto" w:fill="F3F3F3"/>
        </w:rPr>
        <w:t xml:space="preserve"> – don’t have </w:t>
      </w:r>
      <w:commentRangeEnd w:id="930"/>
      <w:r w:rsidR="0058139A">
        <w:rPr>
          <w:rStyle w:val="CommentReference"/>
          <w:color w:val="auto"/>
        </w:rPr>
        <w:commentReference w:id="930"/>
      </w:r>
    </w:p>
    <w:p w14:paraId="4C5776D1" w14:textId="77777777" w:rsidR="004F4A09" w:rsidRPr="005800B7" w:rsidRDefault="00B97AC0">
      <w:pPr>
        <w:pStyle w:val="Normal1"/>
        <w:ind w:left="1440"/>
      </w:pPr>
      <w:r w:rsidRPr="005800B7">
        <w:rPr>
          <w:rFonts w:eastAsia="Calibri"/>
          <w:shd w:val="clear" w:color="auto" w:fill="F3F3F3"/>
        </w:rPr>
        <w:t>#</w:t>
      </w:r>
    </w:p>
    <w:p w14:paraId="5275FEE6" w14:textId="77777777" w:rsidR="004F4A09" w:rsidRPr="005800B7" w:rsidRDefault="00B97AC0">
      <w:pPr>
        <w:pStyle w:val="Normal1"/>
        <w:ind w:left="1440"/>
      </w:pPr>
      <w:r w:rsidRPr="005800B7">
        <w:rPr>
          <w:rFonts w:eastAsia="Calibri"/>
          <w:shd w:val="clear" w:color="auto" w:fill="F3F3F3"/>
        </w:rPr>
        <w:t># Be sure to read the maintenance section of the</w:t>
      </w:r>
    </w:p>
    <w:p w14:paraId="13C0A8A1" w14:textId="77777777" w:rsidR="004F4A09" w:rsidRPr="005800B7" w:rsidRDefault="00B97AC0">
      <w:pPr>
        <w:pStyle w:val="Normal1"/>
        <w:ind w:left="1440"/>
      </w:pPr>
      <w:r w:rsidRPr="005800B7">
        <w:rPr>
          <w:rFonts w:eastAsia="Calibri"/>
          <w:shd w:val="clear" w:color="auto" w:fill="F3F3F3"/>
        </w:rPr>
        <w:lastRenderedPageBreak/>
        <w:t># administrator guide before turning on autopurge.</w:t>
      </w:r>
    </w:p>
    <w:p w14:paraId="6111F19E" w14:textId="77777777" w:rsidR="004F4A09" w:rsidRPr="005800B7" w:rsidRDefault="00B97AC0">
      <w:pPr>
        <w:pStyle w:val="Normal1"/>
        <w:ind w:left="1440"/>
      </w:pPr>
      <w:r w:rsidRPr="005800B7">
        <w:rPr>
          <w:rFonts w:eastAsia="Calibri"/>
          <w:shd w:val="clear" w:color="auto" w:fill="F3F3F3"/>
        </w:rPr>
        <w:t>#</w:t>
      </w:r>
    </w:p>
    <w:p w14:paraId="086F1F08" w14:textId="77777777" w:rsidR="004F4A09" w:rsidRPr="005800B7" w:rsidRDefault="00B97AC0">
      <w:pPr>
        <w:pStyle w:val="Normal1"/>
        <w:ind w:left="1440"/>
      </w:pPr>
      <w:r w:rsidRPr="005800B7">
        <w:rPr>
          <w:rFonts w:eastAsia="Calibri"/>
          <w:shd w:val="clear" w:color="auto" w:fill="F3F3F3"/>
        </w:rPr>
        <w:t># http://zookeeper.apache.org/doc/current/zookeeperAdmin.html#sc_maintenance</w:t>
      </w:r>
    </w:p>
    <w:p w14:paraId="2A062736" w14:textId="77777777" w:rsidR="004F4A09" w:rsidRPr="005800B7" w:rsidRDefault="00B97AC0">
      <w:pPr>
        <w:pStyle w:val="Normal1"/>
        <w:ind w:left="1440"/>
      </w:pPr>
      <w:r w:rsidRPr="005800B7">
        <w:rPr>
          <w:rFonts w:eastAsia="Calibri"/>
          <w:shd w:val="clear" w:color="auto" w:fill="F3F3F3"/>
        </w:rPr>
        <w:t>#</w:t>
      </w:r>
    </w:p>
    <w:p w14:paraId="491B0A06" w14:textId="77777777" w:rsidR="004F4A09" w:rsidRPr="005800B7" w:rsidRDefault="00B97AC0">
      <w:pPr>
        <w:pStyle w:val="Normal1"/>
        <w:ind w:left="1440"/>
      </w:pPr>
      <w:r w:rsidRPr="005800B7">
        <w:rPr>
          <w:rFonts w:eastAsia="Calibri"/>
          <w:shd w:val="clear" w:color="auto" w:fill="F3F3F3"/>
        </w:rPr>
        <w:t># The number of snapshots to retain in dataDir</w:t>
      </w:r>
    </w:p>
    <w:p w14:paraId="2D5C65FE" w14:textId="74F61D84" w:rsidR="004F4A09" w:rsidRPr="005800B7" w:rsidRDefault="00B97AC0">
      <w:pPr>
        <w:pStyle w:val="Normal1"/>
        <w:ind w:left="1440"/>
      </w:pPr>
      <w:r w:rsidRPr="005800B7">
        <w:rPr>
          <w:rFonts w:eastAsia="Calibri"/>
          <w:shd w:val="clear" w:color="auto" w:fill="F3F3F3"/>
        </w:rPr>
        <w:t>#</w:t>
      </w:r>
      <w:commentRangeStart w:id="931"/>
      <w:r w:rsidRPr="005800B7">
        <w:rPr>
          <w:rFonts w:eastAsia="Calibri"/>
          <w:shd w:val="clear" w:color="auto" w:fill="F3F3F3"/>
        </w:rPr>
        <w:t>autopurge.snapRetainCount=3</w:t>
      </w:r>
      <w:r w:rsidR="0058139A">
        <w:rPr>
          <w:rFonts w:eastAsia="Calibri"/>
          <w:shd w:val="clear" w:color="auto" w:fill="F3F3F3"/>
        </w:rPr>
        <w:t>- not added</w:t>
      </w:r>
      <w:commentRangeEnd w:id="931"/>
      <w:r w:rsidR="0058139A">
        <w:rPr>
          <w:rStyle w:val="CommentReference"/>
          <w:color w:val="auto"/>
        </w:rPr>
        <w:commentReference w:id="931"/>
      </w:r>
    </w:p>
    <w:p w14:paraId="4CC184A2" w14:textId="77777777" w:rsidR="004F4A09" w:rsidRPr="005800B7" w:rsidRDefault="00B97AC0">
      <w:pPr>
        <w:pStyle w:val="Normal1"/>
        <w:ind w:left="1440"/>
      </w:pPr>
      <w:r w:rsidRPr="005800B7">
        <w:rPr>
          <w:rFonts w:eastAsia="Calibri"/>
          <w:shd w:val="clear" w:color="auto" w:fill="F3F3F3"/>
        </w:rPr>
        <w:t># Purge task interval in hours</w:t>
      </w:r>
    </w:p>
    <w:p w14:paraId="370A2001" w14:textId="77777777" w:rsidR="004F4A09" w:rsidRPr="005800B7" w:rsidRDefault="00B97AC0">
      <w:pPr>
        <w:pStyle w:val="Normal1"/>
        <w:ind w:left="1440"/>
      </w:pPr>
      <w:r w:rsidRPr="005800B7">
        <w:rPr>
          <w:rFonts w:eastAsia="Calibri"/>
          <w:shd w:val="clear" w:color="auto" w:fill="F3F3F3"/>
        </w:rPr>
        <w:t># Set to "0" to disable auto purge feature</w:t>
      </w:r>
    </w:p>
    <w:p w14:paraId="6E9CEE56" w14:textId="351E4F6B" w:rsidR="004F4A09" w:rsidRDefault="00B97AC0" w:rsidP="007C37D5">
      <w:pPr>
        <w:pStyle w:val="Normal1"/>
        <w:ind w:left="1440"/>
        <w:rPr>
          <w:rFonts w:eastAsia="Calibri"/>
          <w:shd w:val="clear" w:color="auto" w:fill="F3F3F3"/>
        </w:rPr>
      </w:pPr>
      <w:r w:rsidRPr="005800B7">
        <w:rPr>
          <w:rFonts w:eastAsia="Calibri"/>
          <w:shd w:val="clear" w:color="auto" w:fill="F3F3F3"/>
        </w:rPr>
        <w:t>#autopurge.purgeInterval=1</w:t>
      </w:r>
    </w:p>
    <w:p w14:paraId="02A17BC9" w14:textId="0816743D" w:rsidR="0058139A" w:rsidRDefault="0058139A" w:rsidP="007C37D5">
      <w:pPr>
        <w:pStyle w:val="Normal1"/>
        <w:ind w:left="1440"/>
      </w:pPr>
      <w:r>
        <w:rPr>
          <w:rFonts w:eastAsia="Calibri"/>
          <w:shd w:val="clear" w:color="auto" w:fill="F3F3F3"/>
        </w:rPr>
        <w:t>Development ZK</w:t>
      </w:r>
    </w:p>
    <w:p w14:paraId="157039AE" w14:textId="40A4CE9C" w:rsidR="004F4A09" w:rsidRPr="0058139A" w:rsidRDefault="00B97AC0">
      <w:pPr>
        <w:pStyle w:val="Normal1"/>
        <w:ind w:left="1440"/>
        <w:rPr>
          <w:color w:val="000000" w:themeColor="text1"/>
        </w:rPr>
      </w:pPr>
      <w:r w:rsidRPr="0058139A">
        <w:rPr>
          <w:rFonts w:eastAsia="Calibri"/>
          <w:color w:val="000000" w:themeColor="text1"/>
          <w:shd w:val="clear" w:color="auto" w:fill="F3F3F3"/>
        </w:rPr>
        <w:t>server.1=</w:t>
      </w:r>
      <w:r w:rsidR="0058139A" w:rsidRPr="0058139A">
        <w:rPr>
          <w:rFonts w:eastAsia="Calibri"/>
          <w:color w:val="000000" w:themeColor="text1"/>
          <w:shd w:val="clear" w:color="auto" w:fill="F3F3F3"/>
        </w:rPr>
        <w:t>10.172.0.84</w:t>
      </w:r>
      <w:r w:rsidRPr="0058139A">
        <w:rPr>
          <w:rFonts w:eastAsia="Calibri"/>
          <w:color w:val="000000" w:themeColor="text1"/>
          <w:shd w:val="clear" w:color="auto" w:fill="F3F3F3"/>
        </w:rPr>
        <w:t>:2888:3888</w:t>
      </w:r>
    </w:p>
    <w:p w14:paraId="0D617300" w14:textId="786C973B" w:rsidR="004F4A09" w:rsidRPr="0058139A" w:rsidRDefault="0058139A">
      <w:pPr>
        <w:pStyle w:val="Normal1"/>
        <w:ind w:left="1440"/>
        <w:rPr>
          <w:color w:val="000000" w:themeColor="text1"/>
        </w:rPr>
      </w:pPr>
      <w:r w:rsidRPr="0058139A">
        <w:rPr>
          <w:rFonts w:eastAsia="Calibri"/>
          <w:color w:val="000000" w:themeColor="text1"/>
          <w:shd w:val="clear" w:color="auto" w:fill="F3F3F3"/>
        </w:rPr>
        <w:t>server.2=10.172.0.31</w:t>
      </w:r>
      <w:r w:rsidR="00B97AC0" w:rsidRPr="0058139A">
        <w:rPr>
          <w:rFonts w:eastAsia="Calibri"/>
          <w:color w:val="000000" w:themeColor="text1"/>
          <w:shd w:val="clear" w:color="auto" w:fill="F3F3F3"/>
        </w:rPr>
        <w:t>:2888:3888</w:t>
      </w:r>
    </w:p>
    <w:p w14:paraId="6E856F9C" w14:textId="11B9092B" w:rsidR="004F4A09" w:rsidRPr="0058139A" w:rsidRDefault="0058139A">
      <w:pPr>
        <w:pStyle w:val="Normal1"/>
        <w:ind w:left="1440"/>
        <w:rPr>
          <w:color w:val="000000" w:themeColor="text1"/>
        </w:rPr>
      </w:pPr>
      <w:r w:rsidRPr="0058139A">
        <w:rPr>
          <w:rFonts w:eastAsia="Calibri"/>
          <w:color w:val="000000" w:themeColor="text1"/>
          <w:shd w:val="clear" w:color="auto" w:fill="F3F3F3"/>
        </w:rPr>
        <w:t>server.3=10.172.0.32</w:t>
      </w:r>
      <w:r w:rsidR="00B97AC0" w:rsidRPr="0058139A">
        <w:rPr>
          <w:rFonts w:eastAsia="Calibri"/>
          <w:color w:val="000000" w:themeColor="text1"/>
          <w:shd w:val="clear" w:color="auto" w:fill="F3F3F3"/>
        </w:rPr>
        <w:t>:2888:3888</w:t>
      </w:r>
    </w:p>
    <w:p w14:paraId="7531CE97" w14:textId="443A39D3" w:rsidR="004F4A09" w:rsidRDefault="004F4A09" w:rsidP="007C37D5">
      <w:pPr>
        <w:pStyle w:val="Normal1"/>
        <w:ind w:left="1440"/>
      </w:pPr>
    </w:p>
    <w:p w14:paraId="12CF6275" w14:textId="12600F87" w:rsidR="004F4A09" w:rsidRPr="005800B7" w:rsidRDefault="00B97AC0">
      <w:pPr>
        <w:pStyle w:val="Normal1"/>
        <w:ind w:left="1440"/>
      </w:pPr>
      <w:r w:rsidRPr="005800B7">
        <w:rPr>
          <w:rFonts w:eastAsia="Calibri"/>
          <w:shd w:val="clear" w:color="auto" w:fill="F3F3F3"/>
        </w:rPr>
        <w:t xml:space="preserve">3. </w:t>
      </w:r>
      <w:r w:rsidR="001D78EF" w:rsidRPr="005800B7">
        <w:rPr>
          <w:rFonts w:eastAsia="Calibri"/>
          <w:shd w:val="clear" w:color="auto" w:fill="F3F3F3"/>
        </w:rPr>
        <w:t>Create</w:t>
      </w:r>
      <w:r w:rsidRPr="005800B7">
        <w:rPr>
          <w:rFonts w:eastAsia="Calibri"/>
          <w:shd w:val="clear" w:color="auto" w:fill="F3F3F3"/>
        </w:rPr>
        <w:t xml:space="preserve"> ./data/myid on each zookeeper server. Put a server number, such as 1,2,3 following order from zoo.cfg file</w:t>
      </w:r>
    </w:p>
    <w:p w14:paraId="3900CFB0" w14:textId="77777777" w:rsidR="004F4A09" w:rsidRPr="005800B7" w:rsidRDefault="004F4A09">
      <w:pPr>
        <w:pStyle w:val="Normal1"/>
        <w:ind w:left="1440"/>
      </w:pPr>
    </w:p>
    <w:p w14:paraId="2734308C" w14:textId="77777777" w:rsidR="004F4A09" w:rsidRPr="005800B7" w:rsidRDefault="004F4A09">
      <w:pPr>
        <w:pStyle w:val="Normal1"/>
        <w:ind w:left="1440"/>
      </w:pPr>
    </w:p>
    <w:p w14:paraId="1837327E" w14:textId="0B62E9E4" w:rsidR="004F4A09" w:rsidRPr="005800B7" w:rsidRDefault="00B97AC0" w:rsidP="0058139A">
      <w:pPr>
        <w:pStyle w:val="Heading7"/>
      </w:pPr>
      <w:r w:rsidRPr="005800B7">
        <w:rPr>
          <w:shd w:val="clear" w:color="auto" w:fill="F3F3F3"/>
        </w:rPr>
        <w:t>Zookeeper configuration changes in Lucidworks SOLR</w:t>
      </w:r>
      <w:r w:rsidR="00622893">
        <w:rPr>
          <w:shd w:val="clear" w:color="auto" w:fill="F3F3F3"/>
        </w:rPr>
        <w:t xml:space="preserve"> for Fusion</w:t>
      </w:r>
    </w:p>
    <w:p w14:paraId="1898D821" w14:textId="77777777" w:rsidR="004F4A09" w:rsidRDefault="004F4A09">
      <w:pPr>
        <w:pStyle w:val="Normal1"/>
        <w:ind w:left="1440"/>
      </w:pPr>
    </w:p>
    <w:p w14:paraId="3AA820FC" w14:textId="22230D4C" w:rsidR="004F4A09" w:rsidRPr="005800B7" w:rsidRDefault="00622893" w:rsidP="00C91603">
      <w:pPr>
        <w:pStyle w:val="Normal1"/>
        <w:numPr>
          <w:ilvl w:val="1"/>
          <w:numId w:val="11"/>
        </w:numPr>
      </w:pPr>
      <w:r>
        <w:rPr>
          <w:rFonts w:eastAsia="Calibri"/>
          <w:shd w:val="clear" w:color="auto" w:fill="F3F3F3"/>
        </w:rPr>
        <w:t>/opt/lucidworks/fusion/</w:t>
      </w:r>
      <w:r w:rsidR="00B97AC0" w:rsidRPr="005800B7">
        <w:rPr>
          <w:rFonts w:eastAsia="Calibri"/>
          <w:shd w:val="clear" w:color="auto" w:fill="F3F3F3"/>
        </w:rPr>
        <w:t>bin/config.sh (add following 2 lines to point to internal address of 3 zookeeper nodes)</w:t>
      </w:r>
    </w:p>
    <w:p w14:paraId="5F0649D3" w14:textId="1867748D" w:rsidR="004F4A09" w:rsidRPr="005800B7" w:rsidRDefault="00B97AC0">
      <w:pPr>
        <w:pStyle w:val="Normal1"/>
        <w:ind w:left="1440"/>
      </w:pPr>
      <w:commentRangeStart w:id="932"/>
      <w:r w:rsidRPr="005800B7">
        <w:rPr>
          <w:rFonts w:eastAsia="Calibri"/>
          <w:shd w:val="clear" w:color="auto" w:fill="F3F3F3"/>
        </w:rPr>
        <w:t>FUSION_ZK=</w:t>
      </w:r>
      <w:r w:rsidR="0058139A" w:rsidRPr="0058139A">
        <w:rPr>
          <w:rFonts w:eastAsia="Calibri"/>
          <w:color w:val="000000" w:themeColor="text1"/>
          <w:shd w:val="clear" w:color="auto" w:fill="F3F3F3"/>
        </w:rPr>
        <w:t>10.172.0.84</w:t>
      </w:r>
      <w:r w:rsidRPr="005800B7">
        <w:rPr>
          <w:rFonts w:eastAsia="Calibri"/>
          <w:shd w:val="clear" w:color="auto" w:fill="F3F3F3"/>
        </w:rPr>
        <w:t>:2181,</w:t>
      </w:r>
      <w:r w:rsidR="0058139A" w:rsidRPr="0058139A">
        <w:rPr>
          <w:rFonts w:eastAsia="Calibri"/>
          <w:color w:val="000000" w:themeColor="text1"/>
          <w:shd w:val="clear" w:color="auto" w:fill="F3F3F3"/>
        </w:rPr>
        <w:t xml:space="preserve"> 10.172.0.31</w:t>
      </w:r>
      <w:r w:rsidRPr="005800B7">
        <w:rPr>
          <w:rFonts w:eastAsia="Calibri"/>
          <w:shd w:val="clear" w:color="auto" w:fill="F3F3F3"/>
        </w:rPr>
        <w:t>:2181,</w:t>
      </w:r>
      <w:r w:rsidR="0058139A" w:rsidRPr="0058139A">
        <w:rPr>
          <w:rFonts w:eastAsia="Calibri"/>
          <w:color w:val="000000" w:themeColor="text1"/>
          <w:shd w:val="clear" w:color="auto" w:fill="F3F3F3"/>
        </w:rPr>
        <w:t xml:space="preserve"> 10.172.0.32</w:t>
      </w:r>
      <w:r w:rsidRPr="005800B7">
        <w:rPr>
          <w:rFonts w:eastAsia="Calibri"/>
          <w:shd w:val="clear" w:color="auto" w:fill="F3F3F3"/>
        </w:rPr>
        <w:t>:2181</w:t>
      </w:r>
      <w:ins w:id="933" w:author="Barber, Gary [USA]" w:date="2016-02-16T14:51:00Z">
        <w:r w:rsidR="001D78EF">
          <w:rPr>
            <w:rFonts w:eastAsia="Calibri"/>
            <w:shd w:val="clear" w:color="auto" w:fill="F3F3F3"/>
          </w:rPr>
          <w:t xml:space="preserve"> (use correct </w:t>
        </w:r>
      </w:ins>
    </w:p>
    <w:p w14:paraId="0F4AFB2C" w14:textId="2D9FE6CA" w:rsidR="004F4A09" w:rsidRPr="005800B7" w:rsidRDefault="0058139A">
      <w:pPr>
        <w:pStyle w:val="Normal1"/>
        <w:ind w:left="1440"/>
      </w:pPr>
      <w:commentRangeStart w:id="934"/>
      <w:r>
        <w:rPr>
          <w:rFonts w:eastAsia="Calibri"/>
          <w:shd w:val="clear" w:color="auto" w:fill="F3F3F3"/>
        </w:rPr>
        <w:t>FUSION_SOLR_ZK=</w:t>
      </w:r>
      <w:r w:rsidRPr="0058139A">
        <w:rPr>
          <w:rFonts w:eastAsia="Calibri"/>
          <w:color w:val="000000" w:themeColor="text1"/>
          <w:shd w:val="clear" w:color="auto" w:fill="F3F3F3"/>
        </w:rPr>
        <w:t>10.172.0.84</w:t>
      </w:r>
      <w:r>
        <w:rPr>
          <w:rFonts w:eastAsia="Calibri"/>
          <w:shd w:val="clear" w:color="auto" w:fill="F3F3F3"/>
        </w:rPr>
        <w:t>:2181,</w:t>
      </w:r>
      <w:r w:rsidRPr="0058139A">
        <w:rPr>
          <w:rFonts w:eastAsia="Calibri"/>
          <w:color w:val="000000" w:themeColor="text1"/>
          <w:shd w:val="clear" w:color="auto" w:fill="F3F3F3"/>
        </w:rPr>
        <w:t>10.172.0.31</w:t>
      </w:r>
      <w:r w:rsidR="00B97AC0" w:rsidRPr="005800B7">
        <w:rPr>
          <w:rFonts w:eastAsia="Calibri"/>
          <w:shd w:val="clear" w:color="auto" w:fill="F3F3F3"/>
        </w:rPr>
        <w:t>:2181,</w:t>
      </w:r>
      <w:r w:rsidRPr="0058139A">
        <w:rPr>
          <w:rFonts w:eastAsia="Calibri"/>
          <w:color w:val="000000" w:themeColor="text1"/>
          <w:shd w:val="clear" w:color="auto" w:fill="F3F3F3"/>
        </w:rPr>
        <w:t xml:space="preserve"> 10.172.0.32</w:t>
      </w:r>
      <w:r w:rsidR="00B97AC0" w:rsidRPr="005800B7">
        <w:rPr>
          <w:rFonts w:eastAsia="Calibri"/>
          <w:shd w:val="clear" w:color="auto" w:fill="F3F3F3"/>
        </w:rPr>
        <w:t>:2181</w:t>
      </w:r>
      <w:commentRangeEnd w:id="934"/>
      <w:r w:rsidR="00EB2F43">
        <w:rPr>
          <w:rStyle w:val="CommentReference"/>
          <w:color w:val="auto"/>
        </w:rPr>
        <w:commentReference w:id="934"/>
      </w:r>
    </w:p>
    <w:commentRangeEnd w:id="932"/>
    <w:p w14:paraId="4A928074" w14:textId="77777777" w:rsidR="004F4A09" w:rsidRPr="005800B7" w:rsidRDefault="00EB2F43">
      <w:pPr>
        <w:pStyle w:val="Normal1"/>
        <w:ind w:left="1440"/>
      </w:pPr>
      <w:r>
        <w:rPr>
          <w:rStyle w:val="CommentReference"/>
          <w:color w:val="auto"/>
        </w:rPr>
        <w:lastRenderedPageBreak/>
        <w:commentReference w:id="932"/>
      </w:r>
    </w:p>
    <w:p w14:paraId="64862865" w14:textId="77777777" w:rsidR="00622893" w:rsidRDefault="00622893" w:rsidP="00732991">
      <w:pPr>
        <w:pStyle w:val="Normal1"/>
        <w:numPr>
          <w:ilvl w:val="2"/>
          <w:numId w:val="44"/>
        </w:numPr>
        <w:rPr>
          <w:rFonts w:eastAsia="Calibri"/>
          <w:shd w:val="clear" w:color="auto" w:fill="F3F3F3"/>
        </w:rPr>
      </w:pPr>
      <w:r>
        <w:rPr>
          <w:rFonts w:eastAsia="Calibri"/>
          <w:shd w:val="clear" w:color="auto" w:fill="F3F3F3"/>
        </w:rPr>
        <w:t xml:space="preserve">from </w:t>
      </w:r>
      <w:r w:rsidR="00B97AC0" w:rsidRPr="005800B7">
        <w:rPr>
          <w:rFonts w:eastAsia="Calibri"/>
          <w:shd w:val="clear" w:color="auto" w:fill="F3F3F3"/>
        </w:rPr>
        <w:t xml:space="preserve"> </w:t>
      </w:r>
      <w:r>
        <w:rPr>
          <w:rFonts w:eastAsia="Calibri"/>
          <w:shd w:val="clear" w:color="auto" w:fill="F3F3F3"/>
        </w:rPr>
        <w:t>/opt/lucidworks/fusion/</w:t>
      </w:r>
      <w:r w:rsidRPr="005800B7">
        <w:rPr>
          <w:rFonts w:eastAsia="Calibri"/>
          <w:shd w:val="clear" w:color="auto" w:fill="F3F3F3"/>
        </w:rPr>
        <w:t xml:space="preserve">bin </w:t>
      </w:r>
    </w:p>
    <w:p w14:paraId="7156C831" w14:textId="191C7CD3" w:rsidR="004F4A09" w:rsidRDefault="00622893" w:rsidP="00732991">
      <w:pPr>
        <w:pStyle w:val="Normal1"/>
        <w:numPr>
          <w:ilvl w:val="3"/>
          <w:numId w:val="44"/>
        </w:numPr>
        <w:rPr>
          <w:rFonts w:eastAsia="Calibri"/>
          <w:shd w:val="clear" w:color="auto" w:fill="F3F3F3"/>
        </w:rPr>
      </w:pPr>
      <w:r>
        <w:rPr>
          <w:rFonts w:eastAsia="Calibri"/>
          <w:shd w:val="clear" w:color="auto" w:fill="F3F3F3"/>
        </w:rPr>
        <w:t>edit s</w:t>
      </w:r>
      <w:r w:rsidR="00B97AC0" w:rsidRPr="005800B7">
        <w:rPr>
          <w:rFonts w:eastAsia="Calibri"/>
          <w:shd w:val="clear" w:color="auto" w:fill="F3F3F3"/>
        </w:rPr>
        <w:t>olr</w:t>
      </w:r>
      <w:r>
        <w:rPr>
          <w:rFonts w:eastAsia="Calibri"/>
          <w:shd w:val="clear" w:color="auto" w:fill="F3F3F3"/>
        </w:rPr>
        <w:t xml:space="preserve"> file</w:t>
      </w:r>
      <w:r w:rsidR="00B97AC0" w:rsidRPr="005800B7">
        <w:rPr>
          <w:rFonts w:eastAsia="Calibri"/>
          <w:shd w:val="clear" w:color="auto" w:fill="F3F3F3"/>
        </w:rPr>
        <w:t xml:space="preserve"> remove following line:</w:t>
      </w:r>
    </w:p>
    <w:p w14:paraId="62074997" w14:textId="71BB6D2F" w:rsidR="0058139A" w:rsidRDefault="00B97AC0" w:rsidP="00C91603">
      <w:pPr>
        <w:pStyle w:val="Normal1"/>
        <w:ind w:left="1440" w:firstLine="720"/>
        <w:rPr>
          <w:rFonts w:eastAsia="Calibri"/>
          <w:shd w:val="clear" w:color="auto" w:fill="F3F3F3"/>
        </w:rPr>
      </w:pPr>
      <w:r w:rsidRPr="005800B7">
        <w:rPr>
          <w:rFonts w:eastAsia="Calibri"/>
          <w:shd w:val="clear" w:color="auto" w:fill="F3F3F3"/>
        </w:rPr>
        <w:t>-DzkRun=$FUSION_SOLR_ZK \</w:t>
      </w:r>
    </w:p>
    <w:p w14:paraId="3B670694" w14:textId="0B8B8BB8" w:rsidR="00575C61" w:rsidRDefault="00622893" w:rsidP="00C91603">
      <w:pPr>
        <w:pStyle w:val="Heading4"/>
        <w:rPr>
          <w:rFonts w:eastAsia="Calibri"/>
          <w:shd w:val="clear" w:color="auto" w:fill="F3F3F3"/>
        </w:rPr>
      </w:pPr>
      <w:bookmarkStart w:id="935" w:name="_Toc442439838"/>
      <w:r>
        <w:rPr>
          <w:rFonts w:eastAsia="Calibri"/>
          <w:shd w:val="clear" w:color="auto" w:fill="F3F3F3"/>
        </w:rPr>
        <w:t>Update heap sizes in Fusion</w:t>
      </w:r>
      <w:bookmarkEnd w:id="935"/>
    </w:p>
    <w:p w14:paraId="4D88DB82" w14:textId="21F16ADF" w:rsidR="00622893" w:rsidRDefault="00622893" w:rsidP="00622893">
      <w:pPr>
        <w:pStyle w:val="Heading4"/>
        <w:numPr>
          <w:ilvl w:val="0"/>
          <w:numId w:val="0"/>
        </w:numPr>
        <w:ind w:left="720"/>
      </w:pPr>
    </w:p>
    <w:p w14:paraId="66895E2C" w14:textId="6B6F1799" w:rsidR="00622893" w:rsidRPr="00C305A9" w:rsidRDefault="00622893" w:rsidP="00732991">
      <w:pPr>
        <w:pStyle w:val="Normal1"/>
        <w:numPr>
          <w:ilvl w:val="0"/>
          <w:numId w:val="44"/>
        </w:numPr>
        <w:rPr>
          <w:rFonts w:eastAsia="Calibri"/>
          <w:shd w:val="clear" w:color="auto" w:fill="F3F3F3"/>
        </w:rPr>
      </w:pPr>
      <w:r>
        <w:rPr>
          <w:rFonts w:eastAsia="Calibri"/>
          <w:shd w:val="clear" w:color="auto" w:fill="F3F3F3"/>
        </w:rPr>
        <w:t xml:space="preserve">from </w:t>
      </w:r>
      <w:r w:rsidRPr="005800B7">
        <w:rPr>
          <w:rFonts w:eastAsia="Calibri"/>
          <w:shd w:val="clear" w:color="auto" w:fill="F3F3F3"/>
        </w:rPr>
        <w:t xml:space="preserve"> </w:t>
      </w:r>
      <w:r>
        <w:rPr>
          <w:rFonts w:eastAsia="Calibri"/>
          <w:shd w:val="clear" w:color="auto" w:fill="F3F3F3"/>
        </w:rPr>
        <w:t>/opt/lucidworks/fusion/</w:t>
      </w:r>
      <w:r w:rsidRPr="005800B7">
        <w:rPr>
          <w:rFonts w:eastAsia="Calibri"/>
          <w:shd w:val="clear" w:color="auto" w:fill="F3F3F3"/>
        </w:rPr>
        <w:t xml:space="preserve">bin </w:t>
      </w:r>
    </w:p>
    <w:p w14:paraId="4F2C0359" w14:textId="5CCD2AF6" w:rsidR="00622893" w:rsidRDefault="00622893" w:rsidP="00732991">
      <w:pPr>
        <w:pStyle w:val="Normal1"/>
        <w:numPr>
          <w:ilvl w:val="1"/>
          <w:numId w:val="44"/>
        </w:numPr>
        <w:rPr>
          <w:rFonts w:eastAsia="Calibri"/>
          <w:shd w:val="clear" w:color="auto" w:fill="F3F3F3"/>
        </w:rPr>
      </w:pPr>
      <w:r>
        <w:rPr>
          <w:rFonts w:eastAsia="Calibri"/>
          <w:shd w:val="clear" w:color="auto" w:fill="F3F3F3"/>
        </w:rPr>
        <w:t>edit config.sh</w:t>
      </w:r>
    </w:p>
    <w:p w14:paraId="74734AE3" w14:textId="0AFECB87" w:rsidR="00C33EF0" w:rsidRDefault="00C33EF0" w:rsidP="00732991">
      <w:pPr>
        <w:pStyle w:val="Normal1"/>
        <w:numPr>
          <w:ilvl w:val="1"/>
          <w:numId w:val="44"/>
        </w:numPr>
      </w:pPr>
      <w:r>
        <w:t xml:space="preserve">Allocated JVM memory in </w:t>
      </w:r>
      <w:r w:rsidRPr="00732991">
        <w:rPr>
          <w:b/>
        </w:rPr>
        <w:t>DEV</w:t>
      </w:r>
      <w:r>
        <w:t xml:space="preserve"> and </w:t>
      </w:r>
      <w:r w:rsidRPr="00732991">
        <w:rPr>
          <w:b/>
        </w:rPr>
        <w:t>TEST</w:t>
      </w:r>
      <w:r>
        <w:t xml:space="preserve"> environments in both solr servers:</w:t>
      </w:r>
    </w:p>
    <w:p w14:paraId="34826815" w14:textId="0A3CD858" w:rsidR="00C91603" w:rsidRDefault="00C91603" w:rsidP="00C91603">
      <w:pPr>
        <w:pStyle w:val="Normal1"/>
        <w:numPr>
          <w:ilvl w:val="0"/>
          <w:numId w:val="28"/>
        </w:numPr>
      </w:pPr>
      <w:commentRangeStart w:id="936"/>
      <w:r>
        <w:t>API = 1g</w:t>
      </w:r>
    </w:p>
    <w:p w14:paraId="09DFB57D" w14:textId="05E9B724" w:rsidR="00C91603" w:rsidRDefault="00C91603" w:rsidP="00C91603">
      <w:pPr>
        <w:pStyle w:val="Normal1"/>
        <w:numPr>
          <w:ilvl w:val="0"/>
          <w:numId w:val="28"/>
        </w:numPr>
      </w:pPr>
      <w:r>
        <w:t>Connectors= 2g</w:t>
      </w:r>
    </w:p>
    <w:p w14:paraId="6642374D" w14:textId="77777777" w:rsidR="00C91603" w:rsidRDefault="00C91603" w:rsidP="00C91603">
      <w:pPr>
        <w:pStyle w:val="Normal1"/>
        <w:numPr>
          <w:ilvl w:val="0"/>
          <w:numId w:val="28"/>
        </w:numPr>
      </w:pPr>
      <w:r>
        <w:t>Solr= 4g</w:t>
      </w:r>
    </w:p>
    <w:p w14:paraId="15507C56" w14:textId="77777777" w:rsidR="00C91603" w:rsidRDefault="00C91603" w:rsidP="00C91603">
      <w:pPr>
        <w:pStyle w:val="Normal1"/>
        <w:numPr>
          <w:ilvl w:val="0"/>
          <w:numId w:val="28"/>
        </w:numPr>
      </w:pPr>
      <w:r>
        <w:t>UI= 512m</w:t>
      </w:r>
    </w:p>
    <w:commentRangeEnd w:id="936"/>
    <w:p w14:paraId="67A9B435" w14:textId="77777777" w:rsidR="00C33EF0" w:rsidRDefault="00EB2F43" w:rsidP="004D7F7C">
      <w:pPr>
        <w:pStyle w:val="Normal1"/>
        <w:ind w:left="720"/>
        <w:rPr>
          <w:rFonts w:eastAsia="Calibri"/>
          <w:shd w:val="clear" w:color="auto" w:fill="F3F3F3"/>
        </w:rPr>
      </w:pPr>
      <w:r>
        <w:rPr>
          <w:rStyle w:val="CommentReference"/>
          <w:color w:val="auto"/>
        </w:rPr>
        <w:commentReference w:id="936"/>
      </w:r>
    </w:p>
    <w:p w14:paraId="3C27F9D3" w14:textId="77777777" w:rsidR="00423687" w:rsidRPr="00D141CA" w:rsidRDefault="00423687" w:rsidP="00423687">
      <w:pPr>
        <w:rPr>
          <w:rFonts w:ascii="NSimSun" w:eastAsia="NSimSun" w:hAnsi="NSimSun"/>
        </w:rPr>
      </w:pPr>
      <w:r w:rsidRPr="00D141CA">
        <w:rPr>
          <w:rFonts w:ascii="NSimSun" w:eastAsia="NSimSun" w:hAnsi="NSimSun"/>
        </w:rPr>
        <w:t># this bash script file is included by common.sh</w:t>
      </w:r>
    </w:p>
    <w:p w14:paraId="64A7F7FB" w14:textId="77777777" w:rsidR="00423687" w:rsidRPr="00D141CA" w:rsidRDefault="00423687" w:rsidP="00423687">
      <w:pPr>
        <w:rPr>
          <w:rFonts w:ascii="NSimSun" w:eastAsia="NSimSun" w:hAnsi="NSimSun"/>
        </w:rPr>
      </w:pPr>
    </w:p>
    <w:p w14:paraId="1AE13A58" w14:textId="77777777" w:rsidR="00423687" w:rsidRPr="00D141CA" w:rsidRDefault="00423687" w:rsidP="00423687">
      <w:pPr>
        <w:rPr>
          <w:rFonts w:ascii="NSimSun" w:eastAsia="NSimSun" w:hAnsi="NSimSun"/>
        </w:rPr>
      </w:pPr>
      <w:r w:rsidRPr="00D141CA">
        <w:rPr>
          <w:rFonts w:ascii="NSimSun" w:eastAsia="NSimSun" w:hAnsi="NSimSun"/>
        </w:rPr>
        <w:t>API_PORT=8765</w:t>
      </w:r>
    </w:p>
    <w:p w14:paraId="4D87F37F" w14:textId="77777777" w:rsidR="00423687" w:rsidRPr="00D141CA" w:rsidRDefault="00423687" w:rsidP="00423687">
      <w:pPr>
        <w:rPr>
          <w:rFonts w:ascii="NSimSun" w:eastAsia="NSimSun" w:hAnsi="NSimSun"/>
        </w:rPr>
      </w:pPr>
      <w:r w:rsidRPr="00D141CA">
        <w:rPr>
          <w:rFonts w:ascii="NSimSun" w:eastAsia="NSimSun" w:hAnsi="NSimSun"/>
        </w:rPr>
        <w:t>API_STOP_PORT=</w:t>
      </w:r>
      <w:commentRangeStart w:id="937"/>
      <w:r w:rsidRPr="00D141CA">
        <w:rPr>
          <w:rFonts w:ascii="NSimSun" w:eastAsia="NSimSun" w:hAnsi="NSimSun"/>
        </w:rPr>
        <w:t>7765</w:t>
      </w:r>
      <w:commentRangeEnd w:id="937"/>
      <w:r w:rsidR="00EB2F43">
        <w:rPr>
          <w:rStyle w:val="CommentReference"/>
        </w:rPr>
        <w:commentReference w:id="937"/>
      </w:r>
    </w:p>
    <w:p w14:paraId="73952B72" w14:textId="77777777" w:rsidR="00423687" w:rsidRPr="00D141CA" w:rsidRDefault="00423687" w:rsidP="00423687">
      <w:pPr>
        <w:rPr>
          <w:rFonts w:ascii="NSimSun" w:eastAsia="NSimSun" w:hAnsi="NSimSun"/>
        </w:rPr>
      </w:pPr>
      <w:r w:rsidRPr="00D141CA">
        <w:rPr>
          <w:rFonts w:ascii="NSimSun" w:eastAsia="NSimSun" w:hAnsi="NSimSun"/>
        </w:rPr>
        <w:t>API_STOP_KEY=fusion</w:t>
      </w:r>
    </w:p>
    <w:p w14:paraId="3CB0AC3A" w14:textId="77777777" w:rsidR="00423687" w:rsidRPr="00D141CA" w:rsidRDefault="00423687" w:rsidP="00423687">
      <w:pPr>
        <w:rPr>
          <w:rFonts w:ascii="NSimSun" w:eastAsia="NSimSun" w:hAnsi="NSimSun"/>
        </w:rPr>
      </w:pPr>
      <w:r w:rsidRPr="00D141CA">
        <w:rPr>
          <w:rFonts w:ascii="NSimSun" w:eastAsia="NSimSun" w:hAnsi="NSimSun"/>
        </w:rPr>
        <w:t>API_JAVA_OPTIONS=(-Xmx1g -Xss256k -XX:MaxPermSize=256m -Dapple.awt.UIElement=true)</w:t>
      </w:r>
    </w:p>
    <w:p w14:paraId="60CBF1A1" w14:textId="77777777" w:rsidR="00423687" w:rsidRPr="00D141CA" w:rsidRDefault="00423687" w:rsidP="00423687">
      <w:pPr>
        <w:rPr>
          <w:rFonts w:ascii="NSimSun" w:eastAsia="NSimSun" w:hAnsi="NSimSun"/>
        </w:rPr>
      </w:pPr>
    </w:p>
    <w:p w14:paraId="0B018F0C" w14:textId="77777777" w:rsidR="00423687" w:rsidRPr="00D141CA" w:rsidRDefault="00423687" w:rsidP="00423687">
      <w:pPr>
        <w:rPr>
          <w:rFonts w:ascii="NSimSun" w:eastAsia="NSimSun" w:hAnsi="NSimSun"/>
        </w:rPr>
      </w:pPr>
      <w:r w:rsidRPr="00D141CA">
        <w:rPr>
          <w:rFonts w:ascii="NSimSun" w:eastAsia="NSimSun" w:hAnsi="NSimSun"/>
        </w:rPr>
        <w:t>CONNECTORS_PORT=8984</w:t>
      </w:r>
    </w:p>
    <w:p w14:paraId="55D985DE" w14:textId="77777777" w:rsidR="00423687" w:rsidRPr="00D141CA" w:rsidRDefault="00423687" w:rsidP="00423687">
      <w:pPr>
        <w:rPr>
          <w:rFonts w:ascii="NSimSun" w:eastAsia="NSimSun" w:hAnsi="NSimSun"/>
        </w:rPr>
      </w:pPr>
      <w:r w:rsidRPr="00D141CA">
        <w:rPr>
          <w:rFonts w:ascii="NSimSun" w:eastAsia="NSimSun" w:hAnsi="NSimSun"/>
        </w:rPr>
        <w:t>CONNECTORS_STOP_PORT=7984</w:t>
      </w:r>
    </w:p>
    <w:p w14:paraId="14F16C91" w14:textId="77777777" w:rsidR="00423687" w:rsidRPr="00D141CA" w:rsidRDefault="00423687" w:rsidP="00423687">
      <w:pPr>
        <w:rPr>
          <w:rFonts w:ascii="NSimSun" w:eastAsia="NSimSun" w:hAnsi="NSimSun"/>
        </w:rPr>
      </w:pPr>
      <w:r w:rsidRPr="00D141CA">
        <w:rPr>
          <w:rFonts w:ascii="NSimSun" w:eastAsia="NSimSun" w:hAnsi="NSimSun"/>
        </w:rPr>
        <w:t>CONNECTORS_STOP_KEY=fusion</w:t>
      </w:r>
    </w:p>
    <w:p w14:paraId="0CDEC521" w14:textId="77777777" w:rsidR="00423687" w:rsidRPr="00D141CA" w:rsidRDefault="00423687" w:rsidP="00423687">
      <w:pPr>
        <w:rPr>
          <w:rFonts w:ascii="NSimSun" w:eastAsia="NSimSun" w:hAnsi="NSimSun"/>
        </w:rPr>
      </w:pPr>
      <w:r w:rsidRPr="00D141CA">
        <w:rPr>
          <w:rFonts w:ascii="NSimSun" w:eastAsia="NSimSun" w:hAnsi="NSimSun"/>
        </w:rPr>
        <w:t>CONNECTORS_JAVA_OPTIONS=(-Xmx2g -Xss256k -XX:MaxPermSize=256m -Dapple.awt.UIElement=true)</w:t>
      </w:r>
    </w:p>
    <w:p w14:paraId="593D3D48" w14:textId="77777777" w:rsidR="00423687" w:rsidRPr="00D141CA" w:rsidRDefault="00423687" w:rsidP="00423687">
      <w:pPr>
        <w:rPr>
          <w:rFonts w:ascii="NSimSun" w:eastAsia="NSimSun" w:hAnsi="NSimSun"/>
        </w:rPr>
      </w:pPr>
    </w:p>
    <w:p w14:paraId="1D64D923" w14:textId="77777777" w:rsidR="00423687" w:rsidRPr="00D141CA" w:rsidRDefault="00423687" w:rsidP="00423687">
      <w:pPr>
        <w:rPr>
          <w:rFonts w:ascii="NSimSun" w:eastAsia="NSimSun" w:hAnsi="NSimSun"/>
        </w:rPr>
      </w:pPr>
      <w:r w:rsidRPr="00D141CA">
        <w:rPr>
          <w:rFonts w:ascii="NSimSun" w:eastAsia="NSimSun" w:hAnsi="NSimSun"/>
        </w:rPr>
        <w:t>SOLR_PORT=8983</w:t>
      </w:r>
    </w:p>
    <w:p w14:paraId="40EACF5C" w14:textId="77777777" w:rsidR="00423687" w:rsidRPr="00D141CA" w:rsidRDefault="00423687" w:rsidP="00423687">
      <w:pPr>
        <w:rPr>
          <w:rFonts w:ascii="NSimSun" w:eastAsia="NSimSun" w:hAnsi="NSimSun"/>
        </w:rPr>
      </w:pPr>
      <w:r w:rsidRPr="00D141CA">
        <w:rPr>
          <w:rFonts w:ascii="NSimSun" w:eastAsia="NSimSun" w:hAnsi="NSimSun"/>
        </w:rPr>
        <w:lastRenderedPageBreak/>
        <w:t>SOLR_STOP_PORT=7983</w:t>
      </w:r>
    </w:p>
    <w:p w14:paraId="0B21C661" w14:textId="77777777" w:rsidR="00423687" w:rsidRPr="00D141CA" w:rsidRDefault="00423687" w:rsidP="00423687">
      <w:pPr>
        <w:rPr>
          <w:rFonts w:ascii="NSimSun" w:eastAsia="NSimSun" w:hAnsi="NSimSun"/>
        </w:rPr>
      </w:pPr>
      <w:r w:rsidRPr="00D141CA">
        <w:rPr>
          <w:rFonts w:ascii="NSimSun" w:eastAsia="NSimSun" w:hAnsi="NSimSun"/>
        </w:rPr>
        <w:t>SOLR_STOP_KEY=fusion</w:t>
      </w:r>
    </w:p>
    <w:p w14:paraId="29C4356E" w14:textId="77777777" w:rsidR="00423687" w:rsidRPr="00D141CA" w:rsidRDefault="00423687" w:rsidP="00423687">
      <w:pPr>
        <w:rPr>
          <w:rFonts w:ascii="NSimSun" w:eastAsia="NSimSun" w:hAnsi="NSimSun"/>
        </w:rPr>
      </w:pPr>
      <w:r w:rsidRPr="00D141CA">
        <w:rPr>
          <w:rFonts w:ascii="NSimSun" w:eastAsia="NSimSun" w:hAnsi="NSimSun"/>
        </w:rPr>
        <w:t>SOLR_JAVA_OPTIONS=(-Xmx4g -Xss256k -Dapple.awt.UIElement=true)</w:t>
      </w:r>
    </w:p>
    <w:p w14:paraId="67428DA8" w14:textId="77777777" w:rsidR="00423687" w:rsidRPr="00D141CA" w:rsidRDefault="00423687" w:rsidP="00423687">
      <w:pPr>
        <w:rPr>
          <w:rFonts w:ascii="NSimSun" w:eastAsia="NSimSun" w:hAnsi="NSimSun"/>
        </w:rPr>
      </w:pPr>
    </w:p>
    <w:p w14:paraId="7F4157EB" w14:textId="77777777" w:rsidR="00423687" w:rsidRPr="00D141CA" w:rsidRDefault="00423687" w:rsidP="00423687">
      <w:pPr>
        <w:rPr>
          <w:rFonts w:ascii="NSimSun" w:eastAsia="NSimSun" w:hAnsi="NSimSun"/>
        </w:rPr>
      </w:pPr>
      <w:r w:rsidRPr="00D141CA">
        <w:rPr>
          <w:rFonts w:ascii="NSimSun" w:eastAsia="NSimSun" w:hAnsi="NSimSun"/>
        </w:rPr>
        <w:t>UI_PORT=8764</w:t>
      </w:r>
    </w:p>
    <w:p w14:paraId="08D6D62C" w14:textId="77777777" w:rsidR="00423687" w:rsidRPr="00D141CA" w:rsidRDefault="00423687" w:rsidP="00423687">
      <w:pPr>
        <w:rPr>
          <w:rFonts w:ascii="NSimSun" w:eastAsia="NSimSun" w:hAnsi="NSimSun"/>
        </w:rPr>
      </w:pPr>
      <w:r w:rsidRPr="00D141CA">
        <w:rPr>
          <w:rFonts w:ascii="NSimSun" w:eastAsia="NSimSun" w:hAnsi="NSimSun"/>
        </w:rPr>
        <w:t>UI_STOP_PORT=7764</w:t>
      </w:r>
    </w:p>
    <w:p w14:paraId="34E31CF1" w14:textId="77777777" w:rsidR="00423687" w:rsidRPr="00D141CA" w:rsidRDefault="00423687" w:rsidP="00423687">
      <w:pPr>
        <w:rPr>
          <w:rFonts w:ascii="NSimSun" w:eastAsia="NSimSun" w:hAnsi="NSimSun"/>
        </w:rPr>
      </w:pPr>
      <w:r w:rsidRPr="00D141CA">
        <w:rPr>
          <w:rFonts w:ascii="NSimSun" w:eastAsia="NSimSun" w:hAnsi="NSimSun"/>
        </w:rPr>
        <w:t>UI_STOP_KEY=fusion</w:t>
      </w:r>
    </w:p>
    <w:p w14:paraId="07DA23EB" w14:textId="77777777" w:rsidR="00423687" w:rsidRPr="00D141CA" w:rsidRDefault="00423687" w:rsidP="00423687">
      <w:pPr>
        <w:rPr>
          <w:rFonts w:ascii="NSimSun" w:eastAsia="NSimSun" w:hAnsi="NSimSun"/>
        </w:rPr>
      </w:pPr>
      <w:r w:rsidRPr="00D141CA">
        <w:rPr>
          <w:rFonts w:ascii="NSimSun" w:eastAsia="NSimSun" w:hAnsi="NSimSun"/>
        </w:rPr>
        <w:t>UI_JAVA_OPTIONS=(-Xmx512m -XX:MaxPermSize=256m -Dapple.awt.UIElement=true)</w:t>
      </w:r>
    </w:p>
    <w:p w14:paraId="15ACA893" w14:textId="77777777" w:rsidR="00423687" w:rsidRDefault="00423687" w:rsidP="00C91603">
      <w:pPr>
        <w:pStyle w:val="Normal1"/>
      </w:pPr>
    </w:p>
    <w:p w14:paraId="4A10AA4F" w14:textId="77777777" w:rsidR="00423687" w:rsidRDefault="00423687" w:rsidP="00C91603">
      <w:pPr>
        <w:pStyle w:val="Normal1"/>
      </w:pPr>
    </w:p>
    <w:p w14:paraId="776B1750" w14:textId="689A74E6" w:rsidR="00622893" w:rsidRDefault="004D7F7C" w:rsidP="00C91603">
      <w:pPr>
        <w:pStyle w:val="Normal1"/>
      </w:pPr>
      <w:r>
        <w:t>2.3</w:t>
      </w:r>
      <w:r w:rsidR="00C91603">
        <w:t xml:space="preserve"> </w:t>
      </w:r>
      <w:r w:rsidR="00622893">
        <w:t xml:space="preserve">Allocation of JVM memory in </w:t>
      </w:r>
      <w:r w:rsidR="00622893" w:rsidRPr="00732991">
        <w:rPr>
          <w:b/>
        </w:rPr>
        <w:t>STAGING</w:t>
      </w:r>
      <w:r w:rsidR="00622893">
        <w:t xml:space="preserve"> and </w:t>
      </w:r>
      <w:r w:rsidR="00622893" w:rsidRPr="00732991">
        <w:rPr>
          <w:b/>
        </w:rPr>
        <w:t>PROD</w:t>
      </w:r>
      <w:r w:rsidR="00622893">
        <w:t xml:space="preserve"> in both </w:t>
      </w:r>
      <w:r w:rsidR="00EB2F43">
        <w:t>S</w:t>
      </w:r>
      <w:r w:rsidR="00622893">
        <w:t>olr servers:</w:t>
      </w:r>
    </w:p>
    <w:p w14:paraId="49D03232" w14:textId="77777777" w:rsidR="00C91603" w:rsidRDefault="00C91603" w:rsidP="00C91603">
      <w:pPr>
        <w:pStyle w:val="Normal1"/>
        <w:numPr>
          <w:ilvl w:val="1"/>
          <w:numId w:val="40"/>
        </w:numPr>
      </w:pPr>
      <w:r>
        <w:t>API = 2g</w:t>
      </w:r>
    </w:p>
    <w:p w14:paraId="532280F4" w14:textId="77777777" w:rsidR="00C91603" w:rsidRDefault="00C91603" w:rsidP="00C91603">
      <w:pPr>
        <w:pStyle w:val="Normal1"/>
        <w:numPr>
          <w:ilvl w:val="1"/>
          <w:numId w:val="40"/>
        </w:numPr>
      </w:pPr>
      <w:r>
        <w:t>Connectors= 2g</w:t>
      </w:r>
    </w:p>
    <w:p w14:paraId="6DB9F3D8" w14:textId="77777777" w:rsidR="00C91603" w:rsidRDefault="00C91603" w:rsidP="00C91603">
      <w:pPr>
        <w:pStyle w:val="Normal1"/>
        <w:numPr>
          <w:ilvl w:val="1"/>
          <w:numId w:val="40"/>
        </w:numPr>
      </w:pPr>
      <w:r>
        <w:t>Solr= 6g</w:t>
      </w:r>
    </w:p>
    <w:p w14:paraId="11CC9231" w14:textId="77777777" w:rsidR="00C91603" w:rsidRDefault="00C91603" w:rsidP="00C91603">
      <w:pPr>
        <w:pStyle w:val="Normal1"/>
        <w:numPr>
          <w:ilvl w:val="1"/>
          <w:numId w:val="40"/>
        </w:numPr>
      </w:pPr>
      <w:r>
        <w:t>UI= 512m</w:t>
      </w:r>
    </w:p>
    <w:p w14:paraId="626A557E" w14:textId="77777777" w:rsidR="00622893" w:rsidRDefault="00622893" w:rsidP="00622893">
      <w:pPr>
        <w:pStyle w:val="Normal1"/>
        <w:ind w:left="1440"/>
      </w:pPr>
    </w:p>
    <w:p w14:paraId="7A743873" w14:textId="4CD97FE6" w:rsidR="00575C61" w:rsidRPr="007E0798" w:rsidRDefault="00575C61" w:rsidP="00C33EF0">
      <w:pPr>
        <w:pStyle w:val="Normal1"/>
        <w:ind w:left="1440"/>
      </w:pPr>
    </w:p>
    <w:p w14:paraId="5C6F8B87" w14:textId="77777777" w:rsidR="00423687" w:rsidRPr="00D141CA" w:rsidRDefault="00423687" w:rsidP="00423687">
      <w:pPr>
        <w:rPr>
          <w:rFonts w:ascii="NSimSun" w:eastAsia="NSimSun" w:hAnsi="NSimSun"/>
        </w:rPr>
      </w:pPr>
      <w:r w:rsidRPr="00D141CA">
        <w:rPr>
          <w:rFonts w:ascii="NSimSun" w:eastAsia="NSimSun" w:hAnsi="NSimSun"/>
        </w:rPr>
        <w:t># this bash script file is included by common.sh</w:t>
      </w:r>
    </w:p>
    <w:p w14:paraId="3E489A54" w14:textId="77777777" w:rsidR="00423687" w:rsidRPr="00D141CA" w:rsidRDefault="00423687" w:rsidP="00423687">
      <w:pPr>
        <w:rPr>
          <w:rFonts w:ascii="NSimSun" w:eastAsia="NSimSun" w:hAnsi="NSimSun"/>
        </w:rPr>
      </w:pPr>
    </w:p>
    <w:p w14:paraId="02554BA8" w14:textId="77777777" w:rsidR="00423687" w:rsidRPr="00D141CA" w:rsidRDefault="00423687" w:rsidP="00423687">
      <w:pPr>
        <w:rPr>
          <w:rFonts w:ascii="NSimSun" w:eastAsia="NSimSun" w:hAnsi="NSimSun"/>
        </w:rPr>
      </w:pPr>
      <w:r w:rsidRPr="00D141CA">
        <w:rPr>
          <w:rFonts w:ascii="NSimSun" w:eastAsia="NSimSun" w:hAnsi="NSimSun"/>
        </w:rPr>
        <w:t>API_PORT=8765</w:t>
      </w:r>
    </w:p>
    <w:p w14:paraId="1D4415EB" w14:textId="77777777" w:rsidR="00423687" w:rsidRPr="00D141CA" w:rsidRDefault="00423687" w:rsidP="00423687">
      <w:pPr>
        <w:rPr>
          <w:rFonts w:ascii="NSimSun" w:eastAsia="NSimSun" w:hAnsi="NSimSun"/>
        </w:rPr>
      </w:pPr>
      <w:r w:rsidRPr="00D141CA">
        <w:rPr>
          <w:rFonts w:ascii="NSimSun" w:eastAsia="NSimSun" w:hAnsi="NSimSun"/>
        </w:rPr>
        <w:t>API_STOP_PORT=7765</w:t>
      </w:r>
    </w:p>
    <w:p w14:paraId="5809A074" w14:textId="77777777" w:rsidR="00423687" w:rsidRPr="00D141CA" w:rsidRDefault="00423687" w:rsidP="00423687">
      <w:pPr>
        <w:rPr>
          <w:rFonts w:ascii="NSimSun" w:eastAsia="NSimSun" w:hAnsi="NSimSun"/>
        </w:rPr>
      </w:pPr>
      <w:r w:rsidRPr="00D141CA">
        <w:rPr>
          <w:rFonts w:ascii="NSimSun" w:eastAsia="NSimSun" w:hAnsi="NSimSun"/>
        </w:rPr>
        <w:t>API_STOP_KEY=fusion</w:t>
      </w:r>
    </w:p>
    <w:p w14:paraId="045D68F2" w14:textId="77777777" w:rsidR="00423687" w:rsidRPr="00D141CA" w:rsidRDefault="00423687" w:rsidP="00423687">
      <w:pPr>
        <w:rPr>
          <w:rFonts w:ascii="NSimSun" w:eastAsia="NSimSun" w:hAnsi="NSimSun"/>
        </w:rPr>
      </w:pPr>
      <w:r w:rsidRPr="00D141CA">
        <w:rPr>
          <w:rFonts w:ascii="NSimSun" w:eastAsia="NSimSun" w:hAnsi="NSimSun"/>
        </w:rPr>
        <w:t>API_JAVA_OPTIONS=(-Xmx2g -Xss256k -XX:MaxPermSize=256m -Dapple.awt.UIElement=true)</w:t>
      </w:r>
    </w:p>
    <w:p w14:paraId="0E8FC77C" w14:textId="77777777" w:rsidR="00423687" w:rsidRPr="00D141CA" w:rsidRDefault="00423687" w:rsidP="00423687">
      <w:pPr>
        <w:rPr>
          <w:rFonts w:ascii="NSimSun" w:eastAsia="NSimSun" w:hAnsi="NSimSun"/>
        </w:rPr>
      </w:pPr>
    </w:p>
    <w:p w14:paraId="3CE4A309" w14:textId="77777777" w:rsidR="00423687" w:rsidRPr="00D141CA" w:rsidRDefault="00423687" w:rsidP="00423687">
      <w:pPr>
        <w:rPr>
          <w:rFonts w:ascii="NSimSun" w:eastAsia="NSimSun" w:hAnsi="NSimSun"/>
        </w:rPr>
      </w:pPr>
      <w:r w:rsidRPr="00D141CA">
        <w:rPr>
          <w:rFonts w:ascii="NSimSun" w:eastAsia="NSimSun" w:hAnsi="NSimSun"/>
        </w:rPr>
        <w:t>CONNECTORS_PORT=8984</w:t>
      </w:r>
    </w:p>
    <w:p w14:paraId="2A4F5295" w14:textId="77777777" w:rsidR="00423687" w:rsidRPr="00D141CA" w:rsidRDefault="00423687" w:rsidP="00423687">
      <w:pPr>
        <w:rPr>
          <w:rFonts w:ascii="NSimSun" w:eastAsia="NSimSun" w:hAnsi="NSimSun"/>
        </w:rPr>
      </w:pPr>
      <w:r w:rsidRPr="00D141CA">
        <w:rPr>
          <w:rFonts w:ascii="NSimSun" w:eastAsia="NSimSun" w:hAnsi="NSimSun"/>
        </w:rPr>
        <w:t>CONNECTORS_STOP_PORT=7984</w:t>
      </w:r>
    </w:p>
    <w:p w14:paraId="401FEE74" w14:textId="77777777" w:rsidR="00423687" w:rsidRPr="00D141CA" w:rsidRDefault="00423687" w:rsidP="00423687">
      <w:pPr>
        <w:rPr>
          <w:rFonts w:ascii="NSimSun" w:eastAsia="NSimSun" w:hAnsi="NSimSun"/>
        </w:rPr>
      </w:pPr>
      <w:r w:rsidRPr="00D141CA">
        <w:rPr>
          <w:rFonts w:ascii="NSimSun" w:eastAsia="NSimSun" w:hAnsi="NSimSun"/>
        </w:rPr>
        <w:t>CONNECTORS_STOP_KEY=fusion</w:t>
      </w:r>
    </w:p>
    <w:p w14:paraId="240BA731" w14:textId="77777777" w:rsidR="00423687" w:rsidRPr="00D141CA" w:rsidRDefault="00423687" w:rsidP="00423687">
      <w:pPr>
        <w:rPr>
          <w:rFonts w:ascii="NSimSun" w:eastAsia="NSimSun" w:hAnsi="NSimSun"/>
        </w:rPr>
      </w:pPr>
      <w:r w:rsidRPr="00D141CA">
        <w:rPr>
          <w:rFonts w:ascii="NSimSun" w:eastAsia="NSimSun" w:hAnsi="NSimSun"/>
        </w:rPr>
        <w:t>CONNECTORS_JAVA_OPTIONS=(-Xmx2g -Xss256k -XX:MaxPermSize=256m -Dapple.awt.UIElement=true)</w:t>
      </w:r>
    </w:p>
    <w:p w14:paraId="6E19CE7A" w14:textId="77777777" w:rsidR="00423687" w:rsidRPr="00D141CA" w:rsidRDefault="00423687" w:rsidP="00423687">
      <w:pPr>
        <w:rPr>
          <w:rFonts w:ascii="NSimSun" w:eastAsia="NSimSun" w:hAnsi="NSimSun"/>
        </w:rPr>
      </w:pPr>
    </w:p>
    <w:p w14:paraId="6F1309B1" w14:textId="77777777" w:rsidR="00423687" w:rsidRPr="00D141CA" w:rsidRDefault="00423687" w:rsidP="00423687">
      <w:pPr>
        <w:rPr>
          <w:rFonts w:ascii="NSimSun" w:eastAsia="NSimSun" w:hAnsi="NSimSun"/>
        </w:rPr>
      </w:pPr>
      <w:r w:rsidRPr="00D141CA">
        <w:rPr>
          <w:rFonts w:ascii="NSimSun" w:eastAsia="NSimSun" w:hAnsi="NSimSun"/>
        </w:rPr>
        <w:t>SOLR_PORT=8983</w:t>
      </w:r>
    </w:p>
    <w:p w14:paraId="4867B061" w14:textId="77777777" w:rsidR="00423687" w:rsidRPr="00D141CA" w:rsidRDefault="00423687" w:rsidP="00423687">
      <w:pPr>
        <w:rPr>
          <w:rFonts w:ascii="NSimSun" w:eastAsia="NSimSun" w:hAnsi="NSimSun"/>
        </w:rPr>
      </w:pPr>
      <w:r w:rsidRPr="00D141CA">
        <w:rPr>
          <w:rFonts w:ascii="NSimSun" w:eastAsia="NSimSun" w:hAnsi="NSimSun"/>
        </w:rPr>
        <w:lastRenderedPageBreak/>
        <w:t>SOLR_STOP_PORT=7983</w:t>
      </w:r>
    </w:p>
    <w:p w14:paraId="4CE6546D" w14:textId="77777777" w:rsidR="00423687" w:rsidRPr="00D141CA" w:rsidRDefault="00423687" w:rsidP="00423687">
      <w:pPr>
        <w:rPr>
          <w:rFonts w:ascii="NSimSun" w:eastAsia="NSimSun" w:hAnsi="NSimSun"/>
        </w:rPr>
      </w:pPr>
      <w:r w:rsidRPr="00D141CA">
        <w:rPr>
          <w:rFonts w:ascii="NSimSun" w:eastAsia="NSimSun" w:hAnsi="NSimSun"/>
        </w:rPr>
        <w:t>SOLR_STOP_KEY=fusion</w:t>
      </w:r>
    </w:p>
    <w:p w14:paraId="3B41B59C" w14:textId="77777777" w:rsidR="00423687" w:rsidRPr="00D141CA" w:rsidRDefault="00423687" w:rsidP="00423687">
      <w:pPr>
        <w:rPr>
          <w:rFonts w:ascii="NSimSun" w:eastAsia="NSimSun" w:hAnsi="NSimSun"/>
        </w:rPr>
      </w:pPr>
      <w:r w:rsidRPr="00D141CA">
        <w:rPr>
          <w:rFonts w:ascii="NSimSun" w:eastAsia="NSimSun" w:hAnsi="NSimSun"/>
        </w:rPr>
        <w:t>SOLR_JAVA_OPTIONS=(-Xmx6g -Xss256k -Dapple.awt.UIElement=true)</w:t>
      </w:r>
    </w:p>
    <w:p w14:paraId="62E0FD9B" w14:textId="77777777" w:rsidR="00423687" w:rsidRPr="00D141CA" w:rsidRDefault="00423687" w:rsidP="00423687">
      <w:pPr>
        <w:rPr>
          <w:rFonts w:ascii="NSimSun" w:eastAsia="NSimSun" w:hAnsi="NSimSun"/>
        </w:rPr>
      </w:pPr>
    </w:p>
    <w:p w14:paraId="6C6E1EA3" w14:textId="77777777" w:rsidR="00423687" w:rsidRPr="00D141CA" w:rsidRDefault="00423687" w:rsidP="00423687">
      <w:pPr>
        <w:rPr>
          <w:rFonts w:ascii="NSimSun" w:eastAsia="NSimSun" w:hAnsi="NSimSun"/>
        </w:rPr>
      </w:pPr>
      <w:r w:rsidRPr="00D141CA">
        <w:rPr>
          <w:rFonts w:ascii="NSimSun" w:eastAsia="NSimSun" w:hAnsi="NSimSun"/>
        </w:rPr>
        <w:t>UI_PORT=8764</w:t>
      </w:r>
    </w:p>
    <w:p w14:paraId="579A52AB" w14:textId="77777777" w:rsidR="00423687" w:rsidRPr="00D141CA" w:rsidRDefault="00423687" w:rsidP="00423687">
      <w:pPr>
        <w:rPr>
          <w:rFonts w:ascii="NSimSun" w:eastAsia="NSimSun" w:hAnsi="NSimSun"/>
        </w:rPr>
      </w:pPr>
      <w:r w:rsidRPr="00D141CA">
        <w:rPr>
          <w:rFonts w:ascii="NSimSun" w:eastAsia="NSimSun" w:hAnsi="NSimSun"/>
        </w:rPr>
        <w:t>UI_STOP_PORT=7764</w:t>
      </w:r>
    </w:p>
    <w:p w14:paraId="566242E9" w14:textId="77777777" w:rsidR="00423687" w:rsidRPr="00D141CA" w:rsidRDefault="00423687" w:rsidP="00423687">
      <w:pPr>
        <w:rPr>
          <w:rFonts w:ascii="NSimSun" w:eastAsia="NSimSun" w:hAnsi="NSimSun"/>
        </w:rPr>
      </w:pPr>
      <w:r w:rsidRPr="00D141CA">
        <w:rPr>
          <w:rFonts w:ascii="NSimSun" w:eastAsia="NSimSun" w:hAnsi="NSimSun"/>
        </w:rPr>
        <w:t>UI_STOP_KEY=fusion</w:t>
      </w:r>
    </w:p>
    <w:p w14:paraId="12ADC7DA" w14:textId="77777777" w:rsidR="00423687" w:rsidRPr="00D141CA" w:rsidRDefault="00423687" w:rsidP="00423687">
      <w:pPr>
        <w:rPr>
          <w:rFonts w:ascii="NSimSun" w:eastAsia="NSimSun" w:hAnsi="NSimSun"/>
        </w:rPr>
      </w:pPr>
      <w:r w:rsidRPr="00D141CA">
        <w:rPr>
          <w:rFonts w:ascii="NSimSun" w:eastAsia="NSimSun" w:hAnsi="NSimSun"/>
        </w:rPr>
        <w:t>UI_JAVA_OPTIONS=(-Xmx512m -XX:MaxPermSize=256m -Dapple.awt.UIElement=true)</w:t>
      </w:r>
    </w:p>
    <w:p w14:paraId="0D4DC41D" w14:textId="77777777" w:rsidR="0058139A" w:rsidRDefault="0058139A" w:rsidP="0058139A">
      <w:pPr>
        <w:pStyle w:val="Normal1"/>
        <w:rPr>
          <w:rFonts w:eastAsia="Calibri"/>
          <w:shd w:val="clear" w:color="auto" w:fill="F3F3F3"/>
        </w:rPr>
      </w:pPr>
    </w:p>
    <w:p w14:paraId="4DB32892" w14:textId="77777777" w:rsidR="007E0798" w:rsidRPr="007E0798" w:rsidRDefault="007E0798" w:rsidP="00732991">
      <w:pPr>
        <w:pStyle w:val="Heading5"/>
        <w:keepNext w:val="0"/>
        <w:keepLines w:val="0"/>
        <w:numPr>
          <w:ilvl w:val="0"/>
          <w:numId w:val="44"/>
        </w:numPr>
        <w:spacing w:before="100" w:beforeAutospacing="1" w:after="100" w:afterAutospacing="1"/>
        <w:ind w:left="0"/>
        <w:jc w:val="left"/>
        <w:rPr>
          <w:bCs/>
          <w:i w:val="0"/>
          <w:color w:val="auto"/>
          <w:sz w:val="20"/>
          <w:szCs w:val="20"/>
        </w:rPr>
      </w:pPr>
      <w:r w:rsidRPr="007E0798">
        <w:rPr>
          <w:bCs/>
          <w:i w:val="0"/>
          <w:color w:val="auto"/>
          <w:sz w:val="20"/>
          <w:szCs w:val="20"/>
        </w:rPr>
        <w:t>Starting All Required Services</w:t>
      </w:r>
    </w:p>
    <w:p w14:paraId="6D284114" w14:textId="5DAFC603" w:rsidR="007E0798" w:rsidRPr="007E0798" w:rsidRDefault="007E0798" w:rsidP="007E0798">
      <w:pPr>
        <w:spacing w:before="100" w:beforeAutospacing="1" w:after="100" w:afterAutospacing="1"/>
      </w:pPr>
      <w:r w:rsidRPr="007E0798">
        <w:t>To run all required services from your Fusion Home :</w:t>
      </w:r>
    </w:p>
    <w:p w14:paraId="3C558684" w14:textId="77777777" w:rsidR="007E0798" w:rsidRPr="007E0798" w:rsidRDefault="007E0798" w:rsidP="00622893">
      <w:pPr>
        <w:numPr>
          <w:ilvl w:val="0"/>
          <w:numId w:val="15"/>
        </w:numPr>
        <w:spacing w:before="100" w:beforeAutospacing="1" w:after="100" w:afterAutospacing="1"/>
      </w:pPr>
      <w:r w:rsidRPr="007E0798">
        <w:rPr>
          <w:rFonts w:ascii="Courier New" w:hAnsi="Courier New" w:cs="Courier New"/>
          <w:sz w:val="20"/>
          <w:szCs w:val="20"/>
        </w:rPr>
        <w:t>./bin/fusion start</w:t>
      </w:r>
      <w:r w:rsidRPr="007E0798">
        <w:t xml:space="preserve"> (Linux/Mac OS)</w:t>
      </w:r>
    </w:p>
    <w:p w14:paraId="38163F4F" w14:textId="77777777" w:rsidR="007E0798" w:rsidRPr="007E0798" w:rsidRDefault="007E0798" w:rsidP="00622893">
      <w:pPr>
        <w:numPr>
          <w:ilvl w:val="0"/>
          <w:numId w:val="15"/>
        </w:numPr>
        <w:spacing w:before="100" w:beforeAutospacing="1" w:after="100" w:afterAutospacing="1"/>
      </w:pPr>
      <w:r w:rsidRPr="007E0798">
        <w:rPr>
          <w:rFonts w:ascii="Courier New" w:hAnsi="Courier New" w:cs="Courier New"/>
          <w:sz w:val="20"/>
          <w:szCs w:val="20"/>
        </w:rPr>
        <w:t>bin\fusion.cmd start</w:t>
      </w:r>
      <w:r w:rsidRPr="007E0798">
        <w:t xml:space="preserve"> (Windows)</w:t>
      </w:r>
    </w:p>
    <w:p w14:paraId="48878CDF" w14:textId="77777777" w:rsidR="007E0798" w:rsidRPr="007E0798" w:rsidRDefault="007E0798" w:rsidP="007E0798">
      <w:pPr>
        <w:spacing w:before="100" w:beforeAutospacing="1" w:after="100" w:afterAutospacing="1"/>
      </w:pPr>
      <w:r w:rsidRPr="007E0798">
        <w:t xml:space="preserve">This will start the bundled Solr and Zookeeper instance, the Fusion API, the Admin UI, and the Connectors. They each run in their own Jetty instances and on their own ports (see the section </w:t>
      </w:r>
      <w:hyperlink r:id="rId18" w:history="1">
        <w:r w:rsidRPr="007E0798">
          <w:rPr>
            <w:color w:val="0000FF"/>
            <w:u w:val="single"/>
          </w:rPr>
          <w:t>Changing the Default Ports</w:t>
        </w:r>
      </w:hyperlink>
      <w:r w:rsidRPr="007E0798">
        <w:t xml:space="preserve"> for more on ports).</w:t>
      </w:r>
    </w:p>
    <w:p w14:paraId="13341251" w14:textId="77777777" w:rsidR="007E0798" w:rsidRPr="007E0798" w:rsidRDefault="007E0798" w:rsidP="007E0798">
      <w:pPr>
        <w:spacing w:before="100" w:beforeAutospacing="1" w:after="100" w:afterAutospacing="1"/>
      </w:pPr>
      <w:r w:rsidRPr="007E0798">
        <w:t>Starting Individual Services</w:t>
      </w:r>
    </w:p>
    <w:p w14:paraId="4FAF75F5" w14:textId="77777777" w:rsidR="007E0798" w:rsidRPr="007E0798" w:rsidRDefault="007E0798" w:rsidP="007E0798">
      <w:pPr>
        <w:spacing w:before="100" w:beforeAutospacing="1" w:after="100" w:afterAutospacing="1"/>
      </w:pPr>
      <w:r w:rsidRPr="007E0798">
        <w:t>To run the bundled ZooKeeper and Solr instances, execute:</w:t>
      </w:r>
    </w:p>
    <w:p w14:paraId="194D0B40" w14:textId="77777777" w:rsidR="007E0798" w:rsidRPr="007E0798" w:rsidRDefault="007E0798" w:rsidP="00622893">
      <w:pPr>
        <w:numPr>
          <w:ilvl w:val="0"/>
          <w:numId w:val="16"/>
        </w:numPr>
        <w:spacing w:before="100" w:beforeAutospacing="1" w:after="100" w:afterAutospacing="1"/>
      </w:pPr>
      <w:r w:rsidRPr="007E0798">
        <w:rPr>
          <w:rFonts w:ascii="Courier New" w:hAnsi="Courier New" w:cs="Courier New"/>
          <w:sz w:val="20"/>
          <w:szCs w:val="20"/>
        </w:rPr>
        <w:t>./bin/solr start</w:t>
      </w:r>
      <w:r w:rsidRPr="007E0798">
        <w:t xml:space="preserve"> (Linux/Mac OS)</w:t>
      </w:r>
    </w:p>
    <w:p w14:paraId="3BB56886" w14:textId="77777777" w:rsidR="007E0798" w:rsidRPr="007E0798" w:rsidRDefault="007E0798" w:rsidP="00622893">
      <w:pPr>
        <w:numPr>
          <w:ilvl w:val="0"/>
          <w:numId w:val="16"/>
        </w:numPr>
        <w:spacing w:before="100" w:beforeAutospacing="1" w:after="100" w:afterAutospacing="1"/>
      </w:pPr>
      <w:r w:rsidRPr="007E0798">
        <w:rPr>
          <w:rFonts w:ascii="Courier New" w:hAnsi="Courier New" w:cs="Courier New"/>
          <w:sz w:val="20"/>
          <w:szCs w:val="20"/>
        </w:rPr>
        <w:t>bin\solr.cmd start</w:t>
      </w:r>
      <w:r w:rsidRPr="007E0798">
        <w:t xml:space="preserve"> (Windows)</w:t>
      </w:r>
    </w:p>
    <w:p w14:paraId="3977A117" w14:textId="77777777" w:rsidR="007E0798" w:rsidRPr="007E0798" w:rsidRDefault="007E0798" w:rsidP="007E0798">
      <w:pPr>
        <w:spacing w:before="100" w:beforeAutospacing="1" w:after="100" w:afterAutospacing="1"/>
      </w:pPr>
      <w:r w:rsidRPr="007E0798">
        <w:t xml:space="preserve">which should make Solr available on </w:t>
      </w:r>
      <w:hyperlink r:id="rId19" w:anchor="/" w:history="1">
        <w:r w:rsidRPr="007E0798">
          <w:rPr>
            <w:color w:val="0000FF"/>
            <w:u w:val="single"/>
          </w:rPr>
          <w:t>http://localhost:8983/solr/#/</w:t>
        </w:r>
      </w:hyperlink>
    </w:p>
    <w:p w14:paraId="3D6BC2FA" w14:textId="77777777" w:rsidR="007E0798" w:rsidRPr="007E0798" w:rsidRDefault="007E0798" w:rsidP="007E0798">
      <w:pPr>
        <w:spacing w:before="100" w:beforeAutospacing="1" w:after="100" w:afterAutospacing="1"/>
      </w:pPr>
      <w:r w:rsidRPr="007E0798">
        <w:t>To run the Fusion administration UI, execute:</w:t>
      </w:r>
    </w:p>
    <w:p w14:paraId="6A23BF91" w14:textId="77777777" w:rsidR="007E0798" w:rsidRPr="007E0798" w:rsidRDefault="007E0798" w:rsidP="00622893">
      <w:pPr>
        <w:numPr>
          <w:ilvl w:val="0"/>
          <w:numId w:val="17"/>
        </w:numPr>
        <w:spacing w:before="100" w:beforeAutospacing="1" w:after="100" w:afterAutospacing="1"/>
      </w:pPr>
      <w:r w:rsidRPr="007E0798">
        <w:rPr>
          <w:rFonts w:ascii="Courier New" w:hAnsi="Courier New" w:cs="Courier New"/>
          <w:sz w:val="20"/>
          <w:szCs w:val="20"/>
        </w:rPr>
        <w:t>./bin/ui start</w:t>
      </w:r>
      <w:r w:rsidRPr="007E0798">
        <w:t xml:space="preserve"> (Linux/Mac OS)</w:t>
      </w:r>
    </w:p>
    <w:p w14:paraId="78791A34" w14:textId="77777777" w:rsidR="007E0798" w:rsidRPr="007E0798" w:rsidRDefault="007E0798" w:rsidP="00622893">
      <w:pPr>
        <w:numPr>
          <w:ilvl w:val="0"/>
          <w:numId w:val="17"/>
        </w:numPr>
        <w:spacing w:before="100" w:beforeAutospacing="1" w:after="100" w:afterAutospacing="1"/>
      </w:pPr>
      <w:r w:rsidRPr="007E0798">
        <w:rPr>
          <w:rFonts w:ascii="Courier New" w:hAnsi="Courier New" w:cs="Courier New"/>
          <w:sz w:val="20"/>
          <w:szCs w:val="20"/>
        </w:rPr>
        <w:t>bin\ui.cmd start</w:t>
      </w:r>
      <w:r w:rsidRPr="007E0798">
        <w:t xml:space="preserve"> (Windows)</w:t>
      </w:r>
    </w:p>
    <w:p w14:paraId="58EF38BF" w14:textId="77777777" w:rsidR="007E0798" w:rsidRPr="007E0798" w:rsidRDefault="007E0798" w:rsidP="007E0798">
      <w:pPr>
        <w:spacing w:before="100" w:beforeAutospacing="1" w:after="100" w:afterAutospacing="1"/>
      </w:pPr>
      <w:r w:rsidRPr="007E0798">
        <w:t xml:space="preserve">which will be available on </w:t>
      </w:r>
      <w:hyperlink r:id="rId20" w:history="1">
        <w:r w:rsidRPr="007E0798">
          <w:rPr>
            <w:color w:val="0000FF"/>
            <w:u w:val="single"/>
          </w:rPr>
          <w:t>http://localhost:8764/</w:t>
        </w:r>
      </w:hyperlink>
    </w:p>
    <w:p w14:paraId="6C60DAF7" w14:textId="77777777" w:rsidR="007E0798" w:rsidRPr="007E0798" w:rsidRDefault="007E0798" w:rsidP="007E0798">
      <w:pPr>
        <w:spacing w:before="100" w:beforeAutospacing="1" w:after="100" w:afterAutospacing="1"/>
      </w:pPr>
      <w:r w:rsidRPr="007E0798">
        <w:t>To have the Fusion API served by Jetty, execute:</w:t>
      </w:r>
    </w:p>
    <w:p w14:paraId="5ABD1EEE" w14:textId="77777777" w:rsidR="007E0798" w:rsidRPr="007E0798" w:rsidRDefault="007E0798" w:rsidP="00622893">
      <w:pPr>
        <w:numPr>
          <w:ilvl w:val="0"/>
          <w:numId w:val="18"/>
        </w:numPr>
        <w:spacing w:before="100" w:beforeAutospacing="1" w:after="100" w:afterAutospacing="1"/>
      </w:pPr>
      <w:r w:rsidRPr="007E0798">
        <w:rPr>
          <w:rFonts w:ascii="Courier New" w:hAnsi="Courier New" w:cs="Courier New"/>
          <w:sz w:val="20"/>
          <w:szCs w:val="20"/>
        </w:rPr>
        <w:t>./bin/api start</w:t>
      </w:r>
      <w:r w:rsidRPr="007E0798">
        <w:t xml:space="preserve"> (Linux/Mac OS)</w:t>
      </w:r>
    </w:p>
    <w:p w14:paraId="24586B33" w14:textId="77777777" w:rsidR="007E0798" w:rsidRPr="007E0798" w:rsidRDefault="007E0798" w:rsidP="00622893">
      <w:pPr>
        <w:numPr>
          <w:ilvl w:val="0"/>
          <w:numId w:val="18"/>
        </w:numPr>
        <w:spacing w:before="100" w:beforeAutospacing="1" w:after="100" w:afterAutospacing="1"/>
      </w:pPr>
      <w:r w:rsidRPr="007E0798">
        <w:rPr>
          <w:rFonts w:ascii="Courier New" w:hAnsi="Courier New" w:cs="Courier New"/>
          <w:sz w:val="20"/>
          <w:szCs w:val="20"/>
        </w:rPr>
        <w:lastRenderedPageBreak/>
        <w:t>bin\api.cmd start</w:t>
      </w:r>
      <w:r w:rsidRPr="007E0798">
        <w:t xml:space="preserve"> (Windows)</w:t>
      </w:r>
    </w:p>
    <w:p w14:paraId="6F155C17" w14:textId="77777777" w:rsidR="007E0798" w:rsidRPr="007E0798" w:rsidRDefault="007E0798" w:rsidP="007E0798">
      <w:pPr>
        <w:spacing w:before="100" w:beforeAutospacing="1" w:after="100" w:afterAutospacing="1"/>
      </w:pPr>
      <w:r w:rsidRPr="007E0798">
        <w:t xml:space="preserve">which will then be available on </w:t>
      </w:r>
      <w:hyperlink r:id="rId21" w:history="1">
        <w:r w:rsidRPr="007E0798">
          <w:rPr>
            <w:color w:val="0000FF"/>
            <w:u w:val="single"/>
          </w:rPr>
          <w:t>http://localhost:8765/api</w:t>
        </w:r>
      </w:hyperlink>
    </w:p>
    <w:p w14:paraId="217AD305" w14:textId="77777777" w:rsidR="007E0798" w:rsidRPr="007E0798" w:rsidRDefault="007E0798" w:rsidP="007E0798">
      <w:pPr>
        <w:spacing w:before="100" w:beforeAutospacing="1" w:after="100" w:afterAutospacing="1"/>
      </w:pPr>
      <w:r w:rsidRPr="007E0798">
        <w:t>To run the Connectors, execute:</w:t>
      </w:r>
    </w:p>
    <w:p w14:paraId="7FFE399C" w14:textId="77777777" w:rsidR="007E0798" w:rsidRPr="007E0798" w:rsidRDefault="007E0798" w:rsidP="00622893">
      <w:pPr>
        <w:numPr>
          <w:ilvl w:val="0"/>
          <w:numId w:val="19"/>
        </w:numPr>
        <w:spacing w:before="100" w:beforeAutospacing="1" w:after="100" w:afterAutospacing="1"/>
      </w:pPr>
      <w:r w:rsidRPr="007E0798">
        <w:rPr>
          <w:rFonts w:ascii="Courier New" w:hAnsi="Courier New" w:cs="Courier New"/>
          <w:sz w:val="20"/>
          <w:szCs w:val="20"/>
        </w:rPr>
        <w:t>./bin/connectors start</w:t>
      </w:r>
      <w:r w:rsidRPr="007E0798">
        <w:t xml:space="preserve"> (Linux/Mac OS)</w:t>
      </w:r>
    </w:p>
    <w:p w14:paraId="56F50ADC" w14:textId="77777777" w:rsidR="007E0798" w:rsidRPr="007E0798" w:rsidRDefault="007E0798" w:rsidP="00622893">
      <w:pPr>
        <w:numPr>
          <w:ilvl w:val="0"/>
          <w:numId w:val="19"/>
        </w:numPr>
        <w:spacing w:before="100" w:beforeAutospacing="1" w:after="100" w:afterAutospacing="1"/>
      </w:pPr>
      <w:r w:rsidRPr="007E0798">
        <w:rPr>
          <w:rFonts w:ascii="Courier New" w:hAnsi="Courier New" w:cs="Courier New"/>
          <w:sz w:val="20"/>
          <w:szCs w:val="20"/>
        </w:rPr>
        <w:t>bin\connectors.cmd start</w:t>
      </w:r>
      <w:r w:rsidRPr="007E0798">
        <w:t xml:space="preserve"> (Windows)</w:t>
      </w:r>
    </w:p>
    <w:p w14:paraId="11AE7710" w14:textId="77777777" w:rsidR="007E0798" w:rsidRPr="007E0798" w:rsidRDefault="007E0798" w:rsidP="007E0798">
      <w:pPr>
        <w:spacing w:before="100" w:beforeAutospacing="1" w:after="100" w:afterAutospacing="1"/>
      </w:pPr>
      <w:r w:rsidRPr="007E0798">
        <w:t xml:space="preserve">which will be available on </w:t>
      </w:r>
      <w:hyperlink r:id="rId22" w:history="1">
        <w:r w:rsidRPr="007E0798">
          <w:rPr>
            <w:color w:val="0000FF"/>
            <w:u w:val="single"/>
          </w:rPr>
          <w:t>http://localhost:8984/connectors/</w:t>
        </w:r>
      </w:hyperlink>
    </w:p>
    <w:p w14:paraId="6D1A4BD2" w14:textId="77777777" w:rsidR="007E0798" w:rsidRPr="007E0798" w:rsidRDefault="007E0798" w:rsidP="00732991">
      <w:pPr>
        <w:pStyle w:val="Heading5"/>
        <w:keepNext w:val="0"/>
        <w:keepLines w:val="0"/>
        <w:numPr>
          <w:ilvl w:val="0"/>
          <w:numId w:val="44"/>
        </w:numPr>
        <w:spacing w:before="100" w:beforeAutospacing="1" w:after="100" w:afterAutospacing="1"/>
        <w:ind w:left="0"/>
        <w:jc w:val="left"/>
        <w:rPr>
          <w:bCs/>
          <w:i w:val="0"/>
          <w:color w:val="auto"/>
          <w:sz w:val="20"/>
          <w:szCs w:val="20"/>
        </w:rPr>
      </w:pPr>
      <w:r w:rsidRPr="007E0798">
        <w:rPr>
          <w:bCs/>
          <w:i w:val="0"/>
          <w:color w:val="auto"/>
          <w:sz w:val="20"/>
          <w:szCs w:val="20"/>
        </w:rPr>
        <w:t>Running Services In The Foreground</w:t>
      </w:r>
    </w:p>
    <w:p w14:paraId="24DB9B2C" w14:textId="77777777" w:rsidR="007E0798" w:rsidRPr="007E0798" w:rsidRDefault="007E0798" w:rsidP="007E0798">
      <w:pPr>
        <w:spacing w:before="100" w:beforeAutospacing="1" w:after="100" w:afterAutospacing="1"/>
      </w:pPr>
      <w:r w:rsidRPr="007E0798">
        <w:t>To run the above service in the foreground, use the "run" command-line argument in place of "start".</w:t>
      </w:r>
    </w:p>
    <w:p w14:paraId="17DC9F68" w14:textId="77777777" w:rsidR="007E0798" w:rsidRPr="007E0798" w:rsidRDefault="007E0798" w:rsidP="00732991">
      <w:pPr>
        <w:pStyle w:val="Heading5"/>
        <w:keepNext w:val="0"/>
        <w:keepLines w:val="0"/>
        <w:numPr>
          <w:ilvl w:val="0"/>
          <w:numId w:val="44"/>
        </w:numPr>
        <w:spacing w:before="100" w:beforeAutospacing="1" w:after="100" w:afterAutospacing="1"/>
        <w:ind w:left="0"/>
        <w:jc w:val="left"/>
        <w:rPr>
          <w:bCs/>
          <w:i w:val="0"/>
          <w:color w:val="auto"/>
          <w:sz w:val="20"/>
          <w:szCs w:val="20"/>
        </w:rPr>
      </w:pPr>
      <w:r w:rsidRPr="007E0798">
        <w:rPr>
          <w:bCs/>
          <w:i w:val="0"/>
          <w:color w:val="auto"/>
          <w:sz w:val="20"/>
          <w:szCs w:val="20"/>
        </w:rPr>
        <w:t>Stopping Services</w:t>
      </w:r>
    </w:p>
    <w:p w14:paraId="05DC2A02" w14:textId="77777777" w:rsidR="007E0798" w:rsidRPr="007E0798" w:rsidRDefault="007E0798" w:rsidP="007E0798">
      <w:pPr>
        <w:spacing w:before="100" w:beforeAutospacing="1" w:after="100" w:afterAutospacing="1"/>
      </w:pPr>
      <w:r w:rsidRPr="007E0798">
        <w:t>Each of the applications listed above has a corresponding "stop" invocation. For example, to stop all services that have been previously started:</w:t>
      </w:r>
    </w:p>
    <w:p w14:paraId="64B70988" w14:textId="6C1FC3D2" w:rsidR="00370466" w:rsidRDefault="00370466" w:rsidP="00622893">
      <w:pPr>
        <w:numPr>
          <w:ilvl w:val="0"/>
          <w:numId w:val="20"/>
        </w:numPr>
        <w:spacing w:before="100" w:beforeAutospacing="1" w:after="100" w:afterAutospacing="1"/>
      </w:pPr>
      <w:r>
        <w:t xml:space="preserve">-best practice – </w:t>
      </w:r>
    </w:p>
    <w:p w14:paraId="19A84DEC" w14:textId="68C2094F" w:rsidR="00370466" w:rsidRDefault="00370466" w:rsidP="00732991">
      <w:pPr>
        <w:numPr>
          <w:ilvl w:val="1"/>
          <w:numId w:val="20"/>
        </w:numPr>
        <w:spacing w:before="100" w:beforeAutospacing="1" w:after="100" w:afterAutospacing="1"/>
      </w:pPr>
      <w:r>
        <w:t>stop Fusion</w:t>
      </w:r>
    </w:p>
    <w:p w14:paraId="6A443E4E" w14:textId="4934216A" w:rsidR="007E0798" w:rsidRDefault="007E0798" w:rsidP="00732991">
      <w:pPr>
        <w:numPr>
          <w:ilvl w:val="2"/>
          <w:numId w:val="20"/>
        </w:numPr>
        <w:spacing w:before="100" w:beforeAutospacing="1" w:after="100" w:afterAutospacing="1"/>
      </w:pPr>
      <w:r w:rsidRPr="007E0798">
        <w:t xml:space="preserve">./bin/fusion stop </w:t>
      </w:r>
    </w:p>
    <w:p w14:paraId="58B57895" w14:textId="237335DF" w:rsidR="00370466" w:rsidRDefault="00370466" w:rsidP="00732991">
      <w:pPr>
        <w:numPr>
          <w:ilvl w:val="1"/>
          <w:numId w:val="20"/>
        </w:numPr>
        <w:spacing w:before="100" w:beforeAutospacing="1" w:after="100" w:afterAutospacing="1"/>
      </w:pPr>
      <w:r>
        <w:t>stop Zookeeper</w:t>
      </w:r>
    </w:p>
    <w:p w14:paraId="46EA6AB5" w14:textId="6072F7D7" w:rsidR="00C90C9F" w:rsidRDefault="00C90C9F" w:rsidP="00C90C9F">
      <w:pPr>
        <w:numPr>
          <w:ilvl w:val="2"/>
          <w:numId w:val="20"/>
        </w:numPr>
        <w:spacing w:before="100" w:beforeAutospacing="1" w:after="100" w:afterAutospacing="1"/>
        <w:rPr>
          <w:ins w:id="938" w:author="Jason Jafarian" w:date="2016-02-18T15:11:00Z"/>
        </w:rPr>
      </w:pPr>
      <w:ins w:id="939" w:author="Jason Jafarian" w:date="2016-02-18T15:11:00Z">
        <w:r>
          <w:t>./bin/zkServer.sh</w:t>
        </w:r>
        <w:r w:rsidRPr="007E0798">
          <w:t xml:space="preserve"> stop </w:t>
        </w:r>
      </w:ins>
    </w:p>
    <w:p w14:paraId="08AE5804" w14:textId="7331572E" w:rsidR="00370466" w:rsidDel="00C90C9F" w:rsidRDefault="00370466" w:rsidP="00732991">
      <w:pPr>
        <w:numPr>
          <w:ilvl w:val="2"/>
          <w:numId w:val="20"/>
        </w:numPr>
        <w:spacing w:before="100" w:beforeAutospacing="1" w:after="100" w:afterAutospacing="1"/>
        <w:rPr>
          <w:del w:id="940" w:author="Jason Jafarian" w:date="2016-02-18T15:11:00Z"/>
        </w:rPr>
      </w:pPr>
      <w:del w:id="941" w:author="Jason Jafarian" w:date="2016-02-18T15:11:00Z">
        <w:r w:rsidDel="00C90C9F">
          <w:delText>aldjflasdkjfas</w:delText>
        </w:r>
      </w:del>
    </w:p>
    <w:p w14:paraId="76868B7D" w14:textId="7ABC7010" w:rsidR="00370466" w:rsidRDefault="00370466" w:rsidP="00732991">
      <w:pPr>
        <w:numPr>
          <w:ilvl w:val="1"/>
          <w:numId w:val="20"/>
        </w:numPr>
        <w:spacing w:before="100" w:beforeAutospacing="1" w:after="100" w:afterAutospacing="1"/>
      </w:pPr>
      <w:r>
        <w:t>start Zookeeper</w:t>
      </w:r>
    </w:p>
    <w:p w14:paraId="6DAFCD4F" w14:textId="63D45ED6" w:rsidR="00C90C9F" w:rsidRDefault="00C90C9F" w:rsidP="00C90C9F">
      <w:pPr>
        <w:numPr>
          <w:ilvl w:val="2"/>
          <w:numId w:val="20"/>
        </w:numPr>
        <w:spacing w:before="100" w:beforeAutospacing="1" w:after="100" w:afterAutospacing="1"/>
        <w:rPr>
          <w:ins w:id="942" w:author="Jason Jafarian" w:date="2016-02-18T15:11:00Z"/>
        </w:rPr>
      </w:pPr>
      <w:ins w:id="943" w:author="Jason Jafarian" w:date="2016-02-18T15:11:00Z">
        <w:r>
          <w:t>./bin/zkServer.sh start</w:t>
        </w:r>
        <w:r w:rsidRPr="007E0798">
          <w:t xml:space="preserve"> </w:t>
        </w:r>
      </w:ins>
    </w:p>
    <w:p w14:paraId="2A182126" w14:textId="2D31E1CA" w:rsidR="00370466" w:rsidDel="00C90C9F" w:rsidRDefault="00370466" w:rsidP="00732991">
      <w:pPr>
        <w:numPr>
          <w:ilvl w:val="2"/>
          <w:numId w:val="20"/>
        </w:numPr>
        <w:spacing w:before="100" w:beforeAutospacing="1" w:after="100" w:afterAutospacing="1"/>
        <w:rPr>
          <w:del w:id="944" w:author="Jason Jafarian" w:date="2016-02-18T15:11:00Z"/>
        </w:rPr>
      </w:pPr>
      <w:commentRangeStart w:id="945"/>
      <w:del w:id="946" w:author="Jason Jafarian" w:date="2016-02-18T15:11:00Z">
        <w:r w:rsidDel="00C90C9F">
          <w:delText>alsdjfalksdfj</w:delText>
        </w:r>
        <w:commentRangeEnd w:id="945"/>
        <w:r w:rsidDel="00C90C9F">
          <w:rPr>
            <w:rStyle w:val="CommentReference"/>
          </w:rPr>
          <w:commentReference w:id="945"/>
        </w:r>
      </w:del>
    </w:p>
    <w:p w14:paraId="2A241E09" w14:textId="2BA6EC70" w:rsidR="00370466" w:rsidRDefault="00370466" w:rsidP="00732991">
      <w:pPr>
        <w:numPr>
          <w:ilvl w:val="1"/>
          <w:numId w:val="20"/>
        </w:numPr>
        <w:spacing w:before="100" w:beforeAutospacing="1" w:after="100" w:afterAutospacing="1"/>
      </w:pPr>
      <w:r>
        <w:t>start Fusion</w:t>
      </w:r>
    </w:p>
    <w:p w14:paraId="48626225" w14:textId="7276BF69" w:rsidR="00370466" w:rsidRPr="007E0798" w:rsidRDefault="00370466" w:rsidP="00732991">
      <w:pPr>
        <w:numPr>
          <w:ilvl w:val="2"/>
          <w:numId w:val="20"/>
        </w:numPr>
        <w:spacing w:before="100" w:beforeAutospacing="1" w:after="100" w:afterAutospacing="1"/>
      </w:pPr>
      <w:r w:rsidRPr="007E0798">
        <w:t xml:space="preserve">./bin/fusion </w:t>
      </w:r>
      <w:ins w:id="947" w:author="Jason Jafarian" w:date="2016-02-18T15:11:00Z">
        <w:r w:rsidR="00C90C9F">
          <w:t>start</w:t>
        </w:r>
      </w:ins>
      <w:del w:id="948" w:author="Jason Jafarian" w:date="2016-02-18T15:11:00Z">
        <w:r w:rsidRPr="007E0798" w:rsidDel="00C90C9F">
          <w:delText>stop</w:delText>
        </w:r>
      </w:del>
    </w:p>
    <w:p w14:paraId="50EF7544" w14:textId="53D81850" w:rsidR="00752274" w:rsidRDefault="00752274" w:rsidP="00752274">
      <w:pPr>
        <w:pStyle w:val="Heading4"/>
      </w:pPr>
      <w:bookmarkStart w:id="949" w:name="_Toc442439840"/>
      <w:r>
        <w:t>Fusion Configuration Settings</w:t>
      </w:r>
      <w:bookmarkEnd w:id="949"/>
    </w:p>
    <w:p w14:paraId="097F5E4B" w14:textId="744A6CEA" w:rsidR="00370466" w:rsidRPr="00DE0FA5" w:rsidRDefault="00370466" w:rsidP="00732991">
      <w:pPr>
        <w:pStyle w:val="Normal1"/>
        <w:numPr>
          <w:ilvl w:val="0"/>
          <w:numId w:val="46"/>
        </w:numPr>
      </w:pPr>
      <w:r w:rsidRPr="00732991">
        <w:rPr>
          <w:b/>
        </w:rPr>
        <w:t xml:space="preserve">Check if both Solr servers are running before creating the collection. </w:t>
      </w:r>
    </w:p>
    <w:p w14:paraId="24298D1B" w14:textId="089571DE" w:rsidR="00752274" w:rsidRDefault="00752274" w:rsidP="00752274">
      <w:pPr>
        <w:pStyle w:val="Normal1"/>
      </w:pPr>
      <w:r>
        <w:t>Initial collection set up below:</w:t>
      </w:r>
    </w:p>
    <w:p w14:paraId="683E0293" w14:textId="6AC4421C" w:rsidR="00CC07BB" w:rsidRDefault="00CC07BB" w:rsidP="00752274">
      <w:pPr>
        <w:pStyle w:val="Normal1"/>
      </w:pPr>
      <w:r>
        <w:t xml:space="preserve">3.1 Create a collection called </w:t>
      </w:r>
      <w:commentRangeStart w:id="950"/>
      <w:r>
        <w:t xml:space="preserve">p3-G </w:t>
      </w:r>
      <w:commentRangeEnd w:id="950"/>
      <w:r w:rsidR="00370466">
        <w:rPr>
          <w:rStyle w:val="CommentReference"/>
          <w:color w:val="auto"/>
        </w:rPr>
        <w:commentReference w:id="950"/>
      </w:r>
      <w:r>
        <w:t>with 4 shards and 2 replicas</w:t>
      </w:r>
    </w:p>
    <w:p w14:paraId="522EE6FF" w14:textId="571D5270" w:rsidR="00A16466" w:rsidRDefault="00A16466" w:rsidP="00752274">
      <w:pPr>
        <w:pStyle w:val="Normal1"/>
      </w:pPr>
      <w:r>
        <w:rPr>
          <w:noProof/>
        </w:rPr>
        <w:lastRenderedPageBreak/>
        <w:drawing>
          <wp:inline distT="0" distB="0" distL="0" distR="0" wp14:anchorId="257E66A4" wp14:editId="7A3FEFEA">
            <wp:extent cx="5481320" cy="2830830"/>
            <wp:effectExtent l="0" t="0" r="508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1320" cy="2830830"/>
                    </a:xfrm>
                    <a:prstGeom prst="rect">
                      <a:avLst/>
                    </a:prstGeom>
                    <a:noFill/>
                    <a:ln>
                      <a:noFill/>
                    </a:ln>
                  </pic:spPr>
                </pic:pic>
              </a:graphicData>
            </a:graphic>
          </wp:inline>
        </w:drawing>
      </w:r>
    </w:p>
    <w:p w14:paraId="1AF0693B" w14:textId="4F911BBB" w:rsidR="00CC07BB" w:rsidRDefault="00CC07BB" w:rsidP="00B26105">
      <w:pPr>
        <w:pStyle w:val="Heading2"/>
        <w:numPr>
          <w:ilvl w:val="1"/>
          <w:numId w:val="47"/>
        </w:numPr>
        <w:pPrChange w:id="951" w:author="Jason Jafarian" w:date="2016-02-18T22:47:00Z">
          <w:pPr>
            <w:pStyle w:val="Normal1"/>
          </w:pPr>
        </w:pPrChange>
      </w:pPr>
      <w:del w:id="952" w:author="Jason Jafarian" w:date="2016-02-18T22:47:00Z">
        <w:r w:rsidDel="00B26105">
          <w:delText xml:space="preserve">3.2 </w:delText>
        </w:r>
      </w:del>
      <w:r>
        <w:t>Check the system if the collection is created appropriately.</w:t>
      </w:r>
    </w:p>
    <w:p w14:paraId="0A10FEA7" w14:textId="2E9962B0" w:rsidR="00B26105" w:rsidRPr="00B26105" w:rsidRDefault="00370466" w:rsidP="00B26105">
      <w:pPr>
        <w:pStyle w:val="Normal1"/>
        <w:numPr>
          <w:ilvl w:val="0"/>
          <w:numId w:val="45"/>
        </w:numPr>
        <w:rPr>
          <w:ins w:id="953" w:author="Jason Jafarian" w:date="2016-02-18T22:47:00Z"/>
          <w:color w:val="auto"/>
          <w:rPrChange w:id="954" w:author="Jason Jafarian" w:date="2016-02-18T22:48:00Z">
            <w:rPr>
              <w:ins w:id="955" w:author="Jason Jafarian" w:date="2016-02-18T22:47:00Z"/>
            </w:rPr>
          </w:rPrChange>
        </w:rPr>
      </w:pPr>
      <w:r w:rsidRPr="00B26105">
        <w:rPr>
          <w:color w:val="auto"/>
          <w:rPrChange w:id="956" w:author="Jason Jafarian" w:date="2016-02-18T22:48:00Z">
            <w:rPr/>
          </w:rPrChange>
        </w:rPr>
        <w:t xml:space="preserve">Audit.log has 2 shards. </w:t>
      </w:r>
      <w:ins w:id="957" w:author="Jason Jafarian" w:date="2016-02-18T22:46:00Z">
        <w:r w:rsidR="00B26105" w:rsidRPr="00B26105">
          <w:rPr>
            <w:color w:val="auto"/>
            <w:rPrChange w:id="958" w:author="Jason Jafarian" w:date="2016-02-18T22:48:00Z">
              <w:rPr/>
            </w:rPrChange>
          </w:rPr>
          <w:t>(Check in Solr</w:t>
        </w:r>
      </w:ins>
      <w:ins w:id="959" w:author="Jason Jafarian" w:date="2016-02-18T22:47:00Z">
        <w:r w:rsidR="00B26105" w:rsidRPr="00B26105">
          <w:rPr>
            <w:color w:val="auto"/>
            <w:rPrChange w:id="960" w:author="Jason Jafarian" w:date="2016-02-18T22:48:00Z">
              <w:rPr/>
            </w:rPrChange>
          </w:rPr>
          <w:t xml:space="preserve"> consul)</w:t>
        </w:r>
      </w:ins>
    </w:p>
    <w:p w14:paraId="2EB590E2" w14:textId="71F6C07C" w:rsidR="00CA1C9E" w:rsidRDefault="00B26105" w:rsidP="00B26105">
      <w:pPr>
        <w:pStyle w:val="Normal1"/>
        <w:pPrChange w:id="961" w:author="Jason Jafarian" w:date="2016-02-18T22:47:00Z">
          <w:pPr>
            <w:pStyle w:val="Normal1"/>
            <w:numPr>
              <w:numId w:val="45"/>
            </w:numPr>
            <w:ind w:left="1446" w:hanging="360"/>
          </w:pPr>
        </w:pPrChange>
      </w:pPr>
      <w:ins w:id="962" w:author="Jason Jafarian" w:date="2016-02-18T22:48:00Z">
        <w:r>
          <w:rPr>
            <w:noProof/>
          </w:rPr>
          <w:drawing>
            <wp:inline distT="0" distB="0" distL="0" distR="0" wp14:anchorId="224359F9" wp14:editId="0CDF61ED">
              <wp:extent cx="5476875" cy="9144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76875" cy="914400"/>
                      </a:xfrm>
                      <a:prstGeom prst="rect">
                        <a:avLst/>
                      </a:prstGeom>
                      <a:noFill/>
                      <a:ln>
                        <a:noFill/>
                      </a:ln>
                    </pic:spPr>
                  </pic:pic>
                </a:graphicData>
              </a:graphic>
            </wp:inline>
          </w:drawing>
        </w:r>
      </w:ins>
    </w:p>
    <w:p w14:paraId="3EFE99E3" w14:textId="17CDAE85" w:rsidR="00370466" w:rsidDel="00B26105" w:rsidRDefault="00370466" w:rsidP="00732991">
      <w:pPr>
        <w:pStyle w:val="Normal1"/>
        <w:numPr>
          <w:ilvl w:val="0"/>
          <w:numId w:val="45"/>
        </w:numPr>
        <w:rPr>
          <w:del w:id="963" w:author="Jason Jafarian" w:date="2016-02-18T22:47:00Z"/>
        </w:rPr>
      </w:pPr>
      <w:del w:id="964" w:author="Jason Jafarian" w:date="2016-02-18T22:47:00Z">
        <w:r w:rsidDel="00B26105">
          <w:delText>Check if collection nodes are both up in fusion (see below)</w:delText>
        </w:r>
      </w:del>
    </w:p>
    <w:p w14:paraId="678DF00D" w14:textId="77777777" w:rsidR="00B26105" w:rsidRDefault="00B26105" w:rsidP="00B26105">
      <w:pPr>
        <w:pStyle w:val="Normal1"/>
        <w:numPr>
          <w:ilvl w:val="0"/>
          <w:numId w:val="45"/>
        </w:numPr>
        <w:rPr>
          <w:ins w:id="965" w:author="Jason Jafarian" w:date="2016-02-18T22:48:00Z"/>
        </w:rPr>
      </w:pPr>
      <w:ins w:id="966" w:author="Jason Jafarian" w:date="2016-02-18T22:48:00Z">
        <w:r>
          <w:t>Check if collection nodes are both up in fusion (see below)</w:t>
        </w:r>
      </w:ins>
    </w:p>
    <w:p w14:paraId="73FA74AE" w14:textId="0291A834" w:rsidR="00370466" w:rsidRDefault="00370466" w:rsidP="00732991">
      <w:pPr>
        <w:pStyle w:val="Normal1"/>
        <w:ind w:left="1446"/>
      </w:pPr>
    </w:p>
    <w:p w14:paraId="578C4657" w14:textId="22D938B2" w:rsidR="001222C9" w:rsidRDefault="001222C9" w:rsidP="00752274">
      <w:pPr>
        <w:pStyle w:val="Normal1"/>
      </w:pPr>
      <w:r>
        <w:rPr>
          <w:noProof/>
        </w:rPr>
        <w:lastRenderedPageBreak/>
        <w:drawing>
          <wp:inline distT="0" distB="0" distL="0" distR="0" wp14:anchorId="5DEAA2D4" wp14:editId="73F02DC8">
            <wp:extent cx="5476875" cy="261175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6875" cy="2611755"/>
                    </a:xfrm>
                    <a:prstGeom prst="rect">
                      <a:avLst/>
                    </a:prstGeom>
                    <a:noFill/>
                    <a:ln>
                      <a:noFill/>
                    </a:ln>
                  </pic:spPr>
                </pic:pic>
              </a:graphicData>
            </a:graphic>
          </wp:inline>
        </w:drawing>
      </w:r>
    </w:p>
    <w:p w14:paraId="0260DB83" w14:textId="52EDF26B" w:rsidR="00CC07BB" w:rsidRDefault="00CC07BB" w:rsidP="00752274">
      <w:pPr>
        <w:pStyle w:val="Normal1"/>
      </w:pPr>
    </w:p>
    <w:p w14:paraId="0D79D21C" w14:textId="0BDE5D0E" w:rsidR="00CC07BB" w:rsidRDefault="00CC07BB" w:rsidP="00752274">
      <w:pPr>
        <w:pStyle w:val="Normal1"/>
      </w:pPr>
    </w:p>
    <w:p w14:paraId="6CA4AB83" w14:textId="1E09A2C4" w:rsidR="00CC07BB" w:rsidRDefault="003556C2" w:rsidP="00752274">
      <w:pPr>
        <w:pStyle w:val="Normal1"/>
      </w:pPr>
      <w:r>
        <w:t xml:space="preserve">3.3 </w:t>
      </w:r>
      <w:r w:rsidR="00CC07BB">
        <w:t>In datasource section, add a new datasource and configure the setup as below:</w:t>
      </w:r>
    </w:p>
    <w:p w14:paraId="49934EB6" w14:textId="520DD4A9" w:rsidR="001222C9" w:rsidRDefault="001222C9" w:rsidP="00752274">
      <w:pPr>
        <w:pStyle w:val="Normal1"/>
      </w:pPr>
    </w:p>
    <w:p w14:paraId="77A42A7D" w14:textId="43792FB5" w:rsidR="001222C9" w:rsidRPr="00752274" w:rsidRDefault="001222C9" w:rsidP="00752274">
      <w:pPr>
        <w:pStyle w:val="Normal1"/>
      </w:pPr>
      <w:r>
        <w:rPr>
          <w:noProof/>
        </w:rPr>
        <w:drawing>
          <wp:inline distT="0" distB="0" distL="0" distR="0" wp14:anchorId="17BF8C18" wp14:editId="5BFE3D0E">
            <wp:extent cx="5481320" cy="2607310"/>
            <wp:effectExtent l="0" t="0" r="508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1320" cy="2607310"/>
                    </a:xfrm>
                    <a:prstGeom prst="rect">
                      <a:avLst/>
                    </a:prstGeom>
                    <a:noFill/>
                    <a:ln>
                      <a:noFill/>
                    </a:ln>
                  </pic:spPr>
                </pic:pic>
              </a:graphicData>
            </a:graphic>
          </wp:inline>
        </w:drawing>
      </w:r>
    </w:p>
    <w:p w14:paraId="7D78F5B5" w14:textId="35DD9216" w:rsidR="00752274" w:rsidRDefault="00752274" w:rsidP="00752274">
      <w:pPr>
        <w:pStyle w:val="Normal1"/>
      </w:pPr>
    </w:p>
    <w:p w14:paraId="779E3563" w14:textId="16E43DCA" w:rsidR="0058139A" w:rsidRDefault="00A16466" w:rsidP="0058139A">
      <w:pPr>
        <w:pStyle w:val="Normal1"/>
      </w:pPr>
      <w:r>
        <w:rPr>
          <w:noProof/>
        </w:rPr>
        <w:lastRenderedPageBreak/>
        <w:drawing>
          <wp:anchor distT="0" distB="0" distL="114300" distR="114300" simplePos="0" relativeHeight="251658240" behindDoc="0" locked="0" layoutInCell="1" allowOverlap="1" wp14:anchorId="76AC1FFA" wp14:editId="31C2BD48">
            <wp:simplePos x="1143000" y="1186774"/>
            <wp:positionH relativeFrom="column">
              <wp:align>left</wp:align>
            </wp:positionH>
            <wp:positionV relativeFrom="paragraph">
              <wp:align>top</wp:align>
            </wp:positionV>
            <wp:extent cx="5476875" cy="1882140"/>
            <wp:effectExtent l="0" t="0" r="9525" b="381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6875" cy="1882140"/>
                    </a:xfrm>
                    <a:prstGeom prst="rect">
                      <a:avLst/>
                    </a:prstGeom>
                    <a:noFill/>
                    <a:ln>
                      <a:noFill/>
                    </a:ln>
                  </pic:spPr>
                </pic:pic>
              </a:graphicData>
            </a:graphic>
          </wp:anchor>
        </w:drawing>
      </w:r>
      <w:r w:rsidR="00CC07BB">
        <w:br w:type="textWrapping" w:clear="all"/>
      </w:r>
    </w:p>
    <w:p w14:paraId="195575F7" w14:textId="73940352" w:rsidR="00CC07BB" w:rsidRDefault="003556C2" w:rsidP="0058139A">
      <w:pPr>
        <w:pStyle w:val="Normal1"/>
      </w:pPr>
      <w:r>
        <w:t xml:space="preserve">3.4 </w:t>
      </w:r>
      <w:r w:rsidR="00CC07BB">
        <w:t xml:space="preserve">Based on the size of datasources, </w:t>
      </w:r>
      <w:r w:rsidR="00CC07BB" w:rsidRPr="00732991">
        <w:rPr>
          <w:b/>
        </w:rPr>
        <w:t>chunk size</w:t>
      </w:r>
      <w:r w:rsidR="00CC07BB">
        <w:t xml:space="preserve"> numbers can be modified:</w:t>
      </w:r>
    </w:p>
    <w:p w14:paraId="774A89C7" w14:textId="77777777" w:rsidR="00CC07BB" w:rsidRDefault="00CC07BB" w:rsidP="00CC07BB">
      <w:pPr>
        <w:pStyle w:val="Normal1"/>
        <w:numPr>
          <w:ilvl w:val="0"/>
          <w:numId w:val="42"/>
        </w:numPr>
      </w:pPr>
      <w:r>
        <w:t>Less than 5mil documents in one datasource chunk size was setup to</w:t>
      </w:r>
      <w:commentRangeStart w:id="967"/>
      <w:r>
        <w:t xml:space="preserve"> 5000</w:t>
      </w:r>
      <w:commentRangeEnd w:id="967"/>
      <w:r w:rsidR="000A0CA7">
        <w:rPr>
          <w:rStyle w:val="CommentReference"/>
          <w:color w:val="auto"/>
        </w:rPr>
        <w:commentReference w:id="967"/>
      </w:r>
    </w:p>
    <w:p w14:paraId="649CB929" w14:textId="5D268F3F" w:rsidR="00CC07BB" w:rsidRDefault="00CC07BB" w:rsidP="00CC07BB">
      <w:pPr>
        <w:pStyle w:val="Normal1"/>
        <w:numPr>
          <w:ilvl w:val="0"/>
          <w:numId w:val="42"/>
        </w:numPr>
      </w:pPr>
      <w:r>
        <w:t>More than 5mil documents in one datasource chunk size was setup to 15000</w:t>
      </w:r>
    </w:p>
    <w:p w14:paraId="1BC1ACC1" w14:textId="49EDE839" w:rsidR="00A16466" w:rsidRDefault="00A16466" w:rsidP="0058139A">
      <w:pPr>
        <w:pStyle w:val="Normal1"/>
      </w:pPr>
      <w:r>
        <w:rPr>
          <w:noProof/>
        </w:rPr>
        <w:drawing>
          <wp:inline distT="0" distB="0" distL="0" distR="0" wp14:anchorId="018E8D7F" wp14:editId="0A3EEDC0">
            <wp:extent cx="5476875" cy="21209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76875" cy="2120900"/>
                    </a:xfrm>
                    <a:prstGeom prst="rect">
                      <a:avLst/>
                    </a:prstGeom>
                    <a:noFill/>
                    <a:ln>
                      <a:noFill/>
                    </a:ln>
                  </pic:spPr>
                </pic:pic>
              </a:graphicData>
            </a:graphic>
          </wp:inline>
        </w:drawing>
      </w:r>
    </w:p>
    <w:p w14:paraId="46F2B803" w14:textId="3EC784D8" w:rsidR="00CC07BB" w:rsidRDefault="003556C2" w:rsidP="0058139A">
      <w:pPr>
        <w:pStyle w:val="Normal1"/>
      </w:pPr>
      <w:r>
        <w:t xml:space="preserve">3.5 </w:t>
      </w:r>
      <w:r w:rsidR="00CC07BB">
        <w:t>Remove all field mapping</w:t>
      </w:r>
      <w:ins w:id="968" w:author="Jason Jafarian" w:date="2016-02-18T22:17:00Z">
        <w:r w:rsidR="00F0607A">
          <w:t xml:space="preserve"> </w:t>
        </w:r>
      </w:ins>
      <w:del w:id="969" w:author="Jason Jafarian" w:date="2016-02-18T22:17:00Z">
        <w:r w:rsidR="00CC07BB" w:rsidDel="00F0607A">
          <w:delText xml:space="preserve"> preinstall prameters</w:delText>
        </w:r>
      </w:del>
      <w:ins w:id="970" w:author="Jason Jafarian" w:date="2016-02-18T22:17:00Z">
        <w:r w:rsidR="00F0607A">
          <w:t>parameters</w:t>
        </w:r>
      </w:ins>
      <w:r w:rsidR="00CC07BB">
        <w:t>:</w:t>
      </w:r>
    </w:p>
    <w:p w14:paraId="5406EBC2" w14:textId="6BA7B02F" w:rsidR="00A81F0F" w:rsidRDefault="00A16466" w:rsidP="0058139A">
      <w:pPr>
        <w:pStyle w:val="Normal1"/>
      </w:pPr>
      <w:r>
        <w:rPr>
          <w:noProof/>
        </w:rPr>
        <w:lastRenderedPageBreak/>
        <w:drawing>
          <wp:inline distT="0" distB="0" distL="0" distR="0" wp14:anchorId="7E49C025" wp14:editId="7B31BEB0">
            <wp:extent cx="5476875" cy="2607310"/>
            <wp:effectExtent l="0" t="0" r="952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76875" cy="2607310"/>
                    </a:xfrm>
                    <a:prstGeom prst="rect">
                      <a:avLst/>
                    </a:prstGeom>
                    <a:noFill/>
                    <a:ln>
                      <a:noFill/>
                    </a:ln>
                  </pic:spPr>
                </pic:pic>
              </a:graphicData>
            </a:graphic>
          </wp:inline>
        </w:drawing>
      </w:r>
    </w:p>
    <w:p w14:paraId="4D318DA6" w14:textId="785A81F8" w:rsidR="000A0CA7" w:rsidRDefault="000A0CA7" w:rsidP="0058139A">
      <w:pPr>
        <w:pStyle w:val="Normal1"/>
      </w:pPr>
      <w:r>
        <w:t>3.5 Import schema.xml</w:t>
      </w:r>
    </w:p>
    <w:p w14:paraId="011406EE" w14:textId="07AA27AD" w:rsidR="000A0CA7" w:rsidRDefault="000A0CA7" w:rsidP="00B26105">
      <w:pPr>
        <w:pStyle w:val="Normal1"/>
        <w:numPr>
          <w:ilvl w:val="0"/>
          <w:numId w:val="49"/>
        </w:numPr>
        <w:rPr>
          <w:ins w:id="971" w:author="Jason Jafarian" w:date="2016-02-18T22:15:00Z"/>
        </w:rPr>
        <w:pPrChange w:id="972" w:author="Jason Jafarian" w:date="2016-02-18T22:53:00Z">
          <w:pPr>
            <w:pStyle w:val="Normal1"/>
          </w:pPr>
        </w:pPrChange>
      </w:pPr>
      <w:del w:id="973" w:author="Jason Jafarian" w:date="2016-02-18T22:52:00Z">
        <w:r w:rsidDel="00B26105">
          <w:tab/>
          <w:delText>*</w:delText>
        </w:r>
      </w:del>
      <w:r>
        <w:t xml:space="preserve"> </w:t>
      </w:r>
      <w:commentRangeStart w:id="974"/>
      <w:r>
        <w:t>click save and reload</w:t>
      </w:r>
      <w:commentRangeEnd w:id="974"/>
      <w:r>
        <w:rPr>
          <w:rStyle w:val="CommentReference"/>
          <w:color w:val="auto"/>
        </w:rPr>
        <w:commentReference w:id="974"/>
      </w:r>
      <w:r>
        <w:t xml:space="preserve"> collection</w:t>
      </w:r>
    </w:p>
    <w:p w14:paraId="25C0D704" w14:textId="1151D3EB" w:rsidR="00F0607A" w:rsidRDefault="00F0607A" w:rsidP="0058139A">
      <w:pPr>
        <w:pStyle w:val="Normal1"/>
      </w:pPr>
      <w:ins w:id="975" w:author="Jason Jafarian" w:date="2016-02-18T22:15:00Z">
        <w:r w:rsidRPr="00F0607A">
          <w:rPr>
            <w:noProof/>
          </w:rPr>
          <w:drawing>
            <wp:inline distT="0" distB="0" distL="0" distR="0" wp14:anchorId="6E5E7A99" wp14:editId="49EB599D">
              <wp:extent cx="5486400" cy="3084594"/>
              <wp:effectExtent l="0" t="0" r="0" b="1905"/>
              <wp:docPr id="6" name="Picture 6" descr="C:\Users\Jason\Desktop\Building-p3-Dev-Docs\Fusion-snapshots\schema-up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son\Desktop\Building-p3-Dev-Docs\Fusion-snapshots\schema-upload.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3084594"/>
                      </a:xfrm>
                      <a:prstGeom prst="rect">
                        <a:avLst/>
                      </a:prstGeom>
                      <a:noFill/>
                      <a:ln>
                        <a:noFill/>
                      </a:ln>
                    </pic:spPr>
                  </pic:pic>
                </a:graphicData>
              </a:graphic>
            </wp:inline>
          </w:drawing>
        </w:r>
      </w:ins>
    </w:p>
    <w:p w14:paraId="62E9BA27" w14:textId="747B4679" w:rsidR="00F0607A" w:rsidRDefault="000A0CA7" w:rsidP="0058139A">
      <w:pPr>
        <w:pStyle w:val="Normal1"/>
        <w:rPr>
          <w:ins w:id="976" w:author="Jason Jafarian" w:date="2016-02-18T22:33:00Z"/>
        </w:rPr>
      </w:pPr>
      <w:r>
        <w:t>3.6.</w:t>
      </w:r>
      <w:ins w:id="977" w:author="Jason Jafarian" w:date="2016-02-18T22:21:00Z">
        <w:r w:rsidR="00F0607A">
          <w:t xml:space="preserve"> Configuring Indexing pipeline:</w:t>
        </w:r>
      </w:ins>
    </w:p>
    <w:p w14:paraId="6067EF11" w14:textId="77777777" w:rsidR="00D8073F" w:rsidRDefault="00D8073F" w:rsidP="00B26105">
      <w:pPr>
        <w:pStyle w:val="Normal1"/>
        <w:numPr>
          <w:ilvl w:val="0"/>
          <w:numId w:val="48"/>
        </w:numPr>
        <w:rPr>
          <w:moveTo w:id="978" w:author="Jason Jafarian" w:date="2016-02-18T22:33:00Z"/>
        </w:rPr>
        <w:pPrChange w:id="979" w:author="Jason Jafarian" w:date="2016-02-18T22:52:00Z">
          <w:pPr>
            <w:pStyle w:val="Normal1"/>
          </w:pPr>
        </w:pPrChange>
      </w:pPr>
      <w:moveToRangeStart w:id="980" w:author="Jason Jafarian" w:date="2016-02-18T22:33:00Z" w:name="move443598118"/>
      <w:commentRangeStart w:id="981"/>
      <w:moveTo w:id="982" w:author="Jason Jafarian" w:date="2016-02-18T22:33:00Z">
        <w:r>
          <w:t>turn off Tika parser</w:t>
        </w:r>
        <w:commentRangeEnd w:id="981"/>
        <w:r>
          <w:rPr>
            <w:rStyle w:val="CommentReference"/>
            <w:color w:val="auto"/>
          </w:rPr>
          <w:commentReference w:id="981"/>
        </w:r>
      </w:moveTo>
    </w:p>
    <w:moveToRangeEnd w:id="980"/>
    <w:p w14:paraId="384B8140" w14:textId="77777777" w:rsidR="00D8073F" w:rsidRDefault="00D8073F" w:rsidP="0058139A">
      <w:pPr>
        <w:pStyle w:val="Normal1"/>
        <w:rPr>
          <w:ins w:id="983" w:author="Jason Jafarian" w:date="2016-02-18T22:21:00Z"/>
        </w:rPr>
      </w:pPr>
    </w:p>
    <w:p w14:paraId="3F20F1A6" w14:textId="56BBD029" w:rsidR="00F0607A" w:rsidRDefault="000A0CA7" w:rsidP="0058139A">
      <w:pPr>
        <w:pStyle w:val="Normal1"/>
        <w:rPr>
          <w:ins w:id="984" w:author="Jason Jafarian" w:date="2016-02-18T22:15:00Z"/>
        </w:rPr>
      </w:pPr>
      <w:del w:id="985" w:author="Jason Jafarian" w:date="2016-02-18T22:34:00Z">
        <w:r w:rsidDel="00D8073F">
          <w:lastRenderedPageBreak/>
          <w:delText xml:space="preserve"> </w:delText>
        </w:r>
      </w:del>
      <w:moveFromRangeStart w:id="986" w:author="Jason Jafarian" w:date="2016-02-18T22:33:00Z" w:name="move443598118"/>
      <w:commentRangeStart w:id="987"/>
      <w:moveFrom w:id="988" w:author="Jason Jafarian" w:date="2016-02-18T22:33:00Z">
        <w:r w:rsidDel="00D8073F">
          <w:t>turn off Tika parser</w:t>
        </w:r>
        <w:commentRangeEnd w:id="987"/>
        <w:r w:rsidDel="00D8073F">
          <w:rPr>
            <w:rStyle w:val="CommentReference"/>
            <w:color w:val="auto"/>
          </w:rPr>
          <w:commentReference w:id="987"/>
        </w:r>
      </w:moveFrom>
      <w:moveFromRangeEnd w:id="986"/>
    </w:p>
    <w:p w14:paraId="0DA7F511" w14:textId="63C7E3AE" w:rsidR="000A0CA7" w:rsidRDefault="00F0607A" w:rsidP="0058139A">
      <w:pPr>
        <w:pStyle w:val="Normal1"/>
      </w:pPr>
      <w:ins w:id="989" w:author="Jason Jafarian" w:date="2016-02-18T22:16:00Z">
        <w:r w:rsidRPr="00F0607A">
          <w:rPr>
            <w:noProof/>
          </w:rPr>
          <w:drawing>
            <wp:inline distT="0" distB="0" distL="0" distR="0" wp14:anchorId="011E7DCB" wp14:editId="54BA2735">
              <wp:extent cx="5486400" cy="3084594"/>
              <wp:effectExtent l="0" t="0" r="0" b="1905"/>
              <wp:docPr id="7" name="Picture 7" descr="C:\Users\Jason\Desktop\Building-p3-Dev-Docs\Fusion-snapshots\congiguring-pipeline\conn_sol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son\Desktop\Building-p3-Dev-Docs\Fusion-snapshots\congiguring-pipeline\conn_solr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3084594"/>
                      </a:xfrm>
                      <a:prstGeom prst="rect">
                        <a:avLst/>
                      </a:prstGeom>
                      <a:noFill/>
                      <a:ln>
                        <a:noFill/>
                      </a:ln>
                    </pic:spPr>
                  </pic:pic>
                </a:graphicData>
              </a:graphic>
            </wp:inline>
          </w:drawing>
        </w:r>
        <w:r w:rsidRPr="00F0607A">
          <w:rPr>
            <w:noProof/>
          </w:rPr>
          <w:drawing>
            <wp:inline distT="0" distB="0" distL="0" distR="0" wp14:anchorId="0FF1AA06" wp14:editId="0CA5F423">
              <wp:extent cx="5486400" cy="3084594"/>
              <wp:effectExtent l="0" t="0" r="0" b="1905"/>
              <wp:docPr id="9" name="Picture 9" descr="C:\Users\Jason\Desktop\Building-p3-Dev-Docs\Fusion-snapshots\congiguring-pipeline\conn_sol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son\Desktop\Building-p3-Dev-Docs\Fusion-snapshots\congiguring-pipeline\conn_solr2.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3084594"/>
                      </a:xfrm>
                      <a:prstGeom prst="rect">
                        <a:avLst/>
                      </a:prstGeom>
                      <a:noFill/>
                      <a:ln>
                        <a:noFill/>
                      </a:ln>
                    </pic:spPr>
                  </pic:pic>
                </a:graphicData>
              </a:graphic>
            </wp:inline>
          </w:drawing>
        </w:r>
        <w:r w:rsidRPr="00F0607A">
          <w:rPr>
            <w:noProof/>
          </w:rPr>
          <w:lastRenderedPageBreak/>
          <w:drawing>
            <wp:inline distT="0" distB="0" distL="0" distR="0" wp14:anchorId="7CFD5A1D" wp14:editId="152FD093">
              <wp:extent cx="5486400" cy="3084594"/>
              <wp:effectExtent l="0" t="0" r="0" b="1905"/>
              <wp:docPr id="13" name="Picture 13" descr="C:\Users\Jason\Desktop\Building-p3-Dev-Docs\Fusion-snapshots\congiguring-pipeline\field-mapper-remove-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son\Desktop\Building-p3-Dev-Docs\Fusion-snapshots\congiguring-pipeline\field-mapper-remove-Date.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3084594"/>
                      </a:xfrm>
                      <a:prstGeom prst="rect">
                        <a:avLst/>
                      </a:prstGeom>
                      <a:noFill/>
                      <a:ln>
                        <a:noFill/>
                      </a:ln>
                    </pic:spPr>
                  </pic:pic>
                </a:graphicData>
              </a:graphic>
            </wp:inline>
          </w:drawing>
        </w:r>
      </w:ins>
      <w:r w:rsidR="000A0CA7">
        <w:tab/>
      </w:r>
    </w:p>
    <w:p w14:paraId="10B86E1C" w14:textId="0E64D44F" w:rsidR="000A0CA7" w:rsidRDefault="003556C2" w:rsidP="0058139A">
      <w:pPr>
        <w:pStyle w:val="Normal1"/>
      </w:pPr>
      <w:r>
        <w:t xml:space="preserve">3.6 </w:t>
      </w:r>
      <w:r w:rsidR="00CC07BB">
        <w:t>Start indexing</w:t>
      </w:r>
      <w:r>
        <w:t xml:space="preserve">, by click on start botton. </w:t>
      </w:r>
    </w:p>
    <w:p w14:paraId="12FF2CFF" w14:textId="00047A52" w:rsidR="003556C2" w:rsidRDefault="003556C2" w:rsidP="003556C2">
      <w:pPr>
        <w:pStyle w:val="Normal1"/>
        <w:rPr>
          <w:ins w:id="990" w:author="Jason Jafarian" w:date="2016-02-18T22:30:00Z"/>
        </w:rPr>
      </w:pPr>
      <w:r>
        <w:t>The best practice to reindex the datasource is to clear (click the clear botton) old-indexed first and then start new indexing.</w:t>
      </w:r>
    </w:p>
    <w:p w14:paraId="46D551D0" w14:textId="20600D43" w:rsidR="00D8073F" w:rsidRDefault="00D8073F" w:rsidP="003556C2">
      <w:pPr>
        <w:pStyle w:val="Normal1"/>
        <w:rPr>
          <w:ins w:id="991" w:author="Jason Jafarian" w:date="2016-02-18T22:30:00Z"/>
        </w:rPr>
      </w:pPr>
    </w:p>
    <w:p w14:paraId="1FE98C53" w14:textId="6FB57426" w:rsidR="00D8073F" w:rsidRDefault="00D8073F" w:rsidP="003556C2">
      <w:pPr>
        <w:pStyle w:val="Normal1"/>
      </w:pPr>
      <w:ins w:id="992" w:author="Jason Jafarian" w:date="2016-02-18T22:30:00Z">
        <w:r w:rsidRPr="00D8073F">
          <w:rPr>
            <w:noProof/>
          </w:rPr>
          <w:lastRenderedPageBreak/>
          <w:drawing>
            <wp:inline distT="0" distB="0" distL="0" distR="0" wp14:anchorId="79C278BA" wp14:editId="4FE515A0">
              <wp:extent cx="5486400" cy="3084594"/>
              <wp:effectExtent l="0" t="0" r="0" b="1905"/>
              <wp:docPr id="23" name="Picture 23" descr="C:\Users\Jason\Desktop\Building-p3-Dev-Docs\Fusion-snapshots\start-index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son\Desktop\Building-p3-Dev-Docs\Fusion-snapshots\start-indexing.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3084594"/>
                      </a:xfrm>
                      <a:prstGeom prst="rect">
                        <a:avLst/>
                      </a:prstGeom>
                      <a:noFill/>
                      <a:ln>
                        <a:noFill/>
                      </a:ln>
                    </pic:spPr>
                  </pic:pic>
                </a:graphicData>
              </a:graphic>
            </wp:inline>
          </w:drawing>
        </w:r>
      </w:ins>
    </w:p>
    <w:p w14:paraId="3F35027A" w14:textId="1CA6A957" w:rsidR="00A81F0F" w:rsidRDefault="00CC07BB" w:rsidP="0058139A">
      <w:pPr>
        <w:pStyle w:val="Normal1"/>
      </w:pPr>
      <w:del w:id="993" w:author="Jason Jafarian" w:date="2016-02-18T22:31:00Z">
        <w:r w:rsidRPr="001222C9" w:rsidDel="00D8073F">
          <w:rPr>
            <w:noProof/>
          </w:rPr>
          <w:drawing>
            <wp:inline distT="0" distB="0" distL="0" distR="0" wp14:anchorId="7C1BBEAB" wp14:editId="40BB3916">
              <wp:extent cx="5486400" cy="3084195"/>
              <wp:effectExtent l="0" t="0" r="0" b="1905"/>
              <wp:docPr id="8" name="Picture 8" descr="C:\Users\Jason\Desktop\Building-p3-Dev-Docs\p3-G-new-Dev-1-29-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son\Desktop\Building-p3-Dev-Docs\p3-G-new-Dev-1-29-16.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3084195"/>
                      </a:xfrm>
                      <a:prstGeom prst="rect">
                        <a:avLst/>
                      </a:prstGeom>
                      <a:noFill/>
                      <a:ln>
                        <a:noFill/>
                      </a:ln>
                    </pic:spPr>
                  </pic:pic>
                </a:graphicData>
              </a:graphic>
            </wp:inline>
          </w:drawing>
        </w:r>
      </w:del>
    </w:p>
    <w:p w14:paraId="78F68AF3" w14:textId="50DD4DB7" w:rsidR="00893235" w:rsidRDefault="00644675" w:rsidP="00893235">
      <w:pPr>
        <w:pStyle w:val="Heading5"/>
      </w:pPr>
      <w:ins w:id="994" w:author="Jason Jafarian" w:date="2016-02-18T22:42:00Z">
        <w:r>
          <w:t xml:space="preserve">Onfiguring query pipeline: </w:t>
        </w:r>
      </w:ins>
      <w:r w:rsidR="00893235">
        <w:t>Add P3-user</w:t>
      </w:r>
    </w:p>
    <w:p w14:paraId="0A3503C6" w14:textId="02B2EB40" w:rsidR="000A0CA7" w:rsidRPr="00DE0FA5" w:rsidRDefault="000A0CA7" w:rsidP="00732991">
      <w:pPr>
        <w:pStyle w:val="Normal1"/>
      </w:pPr>
      <w:r>
        <w:t xml:space="preserve">* </w:t>
      </w:r>
      <w:r w:rsidRPr="00732991">
        <w:rPr>
          <w:b/>
        </w:rPr>
        <w:t>before connecting banana this must be created</w:t>
      </w:r>
    </w:p>
    <w:p w14:paraId="50DA3B12" w14:textId="74FBD17D" w:rsidR="00A81F0F" w:rsidRDefault="004D7F7C" w:rsidP="00A81F0F">
      <w:pPr>
        <w:pStyle w:val="Normal1"/>
        <w:rPr>
          <w:ins w:id="995" w:author="Jason Jafarian" w:date="2016-02-18T22:25:00Z"/>
        </w:rPr>
      </w:pPr>
      <w:r>
        <w:t xml:space="preserve">3.1.1 </w:t>
      </w:r>
      <w:r w:rsidR="00A81F0F">
        <w:t>Create p3-search-pipeline</w:t>
      </w:r>
    </w:p>
    <w:p w14:paraId="73DDDF13" w14:textId="674FFF01" w:rsidR="00D8073F" w:rsidRDefault="00D8073F" w:rsidP="00D8073F">
      <w:pPr>
        <w:pStyle w:val="Normal1"/>
        <w:ind w:firstLine="720"/>
        <w:rPr>
          <w:ins w:id="996" w:author="Jason Jafarian" w:date="2016-02-18T22:26:00Z"/>
        </w:rPr>
        <w:pPrChange w:id="997" w:author="Jason Jafarian" w:date="2016-02-18T22:26:00Z">
          <w:pPr>
            <w:pStyle w:val="Normal1"/>
          </w:pPr>
        </w:pPrChange>
      </w:pPr>
      <w:ins w:id="998" w:author="Jason Jafarian" w:date="2016-02-18T22:26:00Z">
        <w:r w:rsidRPr="00D8073F">
          <w:rPr>
            <w:noProof/>
          </w:rPr>
          <w:lastRenderedPageBreak/>
          <w:drawing>
            <wp:inline distT="0" distB="0" distL="0" distR="0" wp14:anchorId="6B8A510A" wp14:editId="17651586">
              <wp:extent cx="5524500" cy="2716956"/>
              <wp:effectExtent l="0" t="0" r="0" b="7620"/>
              <wp:docPr id="17" name="Picture 17" descr="C:\Users\Jason\Desktop\Building-p3-Dev-Docs\Fusion-snapshots\p3-search-pipe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son\Desktop\Building-p3-Dev-Docs\Fusion-snapshots\p3-search-pipeline.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68114" cy="2738405"/>
                      </a:xfrm>
                      <a:prstGeom prst="rect">
                        <a:avLst/>
                      </a:prstGeom>
                      <a:noFill/>
                      <a:ln>
                        <a:noFill/>
                      </a:ln>
                    </pic:spPr>
                  </pic:pic>
                </a:graphicData>
              </a:graphic>
            </wp:inline>
          </w:drawing>
        </w:r>
      </w:ins>
    </w:p>
    <w:p w14:paraId="59411D7E" w14:textId="1B2CCE55" w:rsidR="00D8073F" w:rsidDel="00D8073F" w:rsidRDefault="00644675" w:rsidP="00A81F0F">
      <w:pPr>
        <w:pStyle w:val="Normal1"/>
        <w:rPr>
          <w:del w:id="999" w:author="Jason Jafarian" w:date="2016-02-18T22:27:00Z"/>
        </w:rPr>
      </w:pPr>
      <w:ins w:id="1000" w:author="Jason Jafarian" w:date="2016-02-18T22:43:00Z">
        <w:r w:rsidRPr="00644675">
          <w:rPr>
            <w:noProof/>
          </w:rPr>
          <w:drawing>
            <wp:inline distT="0" distB="0" distL="0" distR="0" wp14:anchorId="096AA32D" wp14:editId="0E5DF35D">
              <wp:extent cx="5486400" cy="3084594"/>
              <wp:effectExtent l="0" t="0" r="0" b="1905"/>
              <wp:docPr id="24" name="Picture 24" descr="C:\Users\Jason\Desktop\Building-p3-Dev-Docs\Fusion-snapshots\p3-search-pipe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son\Desktop\Building-p3-Dev-Docs\Fusion-snapshots\p3-search-pipeline.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3084594"/>
                      </a:xfrm>
                      <a:prstGeom prst="rect">
                        <a:avLst/>
                      </a:prstGeom>
                      <a:noFill/>
                      <a:ln>
                        <a:noFill/>
                      </a:ln>
                    </pic:spPr>
                  </pic:pic>
                </a:graphicData>
              </a:graphic>
            </wp:inline>
          </w:drawing>
        </w:r>
      </w:ins>
    </w:p>
    <w:p w14:paraId="7C7B14AE" w14:textId="03CF9544" w:rsidR="00BC0D20" w:rsidDel="00D8073F" w:rsidRDefault="00BC0D20" w:rsidP="00A81F0F">
      <w:pPr>
        <w:pStyle w:val="Normal1"/>
        <w:rPr>
          <w:del w:id="1001" w:author="Jason Jafarian" w:date="2016-02-18T22:27:00Z"/>
        </w:rPr>
      </w:pPr>
      <w:del w:id="1002" w:author="Jason Jafarian" w:date="2016-02-18T22:26:00Z">
        <w:r w:rsidRPr="00BC0D20" w:rsidDel="00D8073F">
          <w:rPr>
            <w:noProof/>
          </w:rPr>
          <w:lastRenderedPageBreak/>
          <w:drawing>
            <wp:inline distT="0" distB="0" distL="0" distR="0" wp14:anchorId="779D72AE" wp14:editId="6CDFB11C">
              <wp:extent cx="5486400" cy="3084594"/>
              <wp:effectExtent l="0" t="0" r="0" b="1905"/>
              <wp:docPr id="10" name="Picture 10" descr="C:\Users\Jason\Desktop\Building-p3-Dev-Docs\p3-search-pipe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son\Desktop\Building-p3-Dev-Docs\p3-search-pipeline.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3084594"/>
                      </a:xfrm>
                      <a:prstGeom prst="rect">
                        <a:avLst/>
                      </a:prstGeom>
                      <a:noFill/>
                      <a:ln>
                        <a:noFill/>
                      </a:ln>
                    </pic:spPr>
                  </pic:pic>
                </a:graphicData>
              </a:graphic>
            </wp:inline>
          </w:drawing>
        </w:r>
      </w:del>
    </w:p>
    <w:p w14:paraId="16202896" w14:textId="41292D97" w:rsidR="00BC0D20" w:rsidDel="00D8073F" w:rsidRDefault="00BC0D20" w:rsidP="00A81F0F">
      <w:pPr>
        <w:pStyle w:val="Normal1"/>
        <w:rPr>
          <w:del w:id="1003" w:author="Jason Jafarian" w:date="2016-02-18T22:27:00Z"/>
        </w:rPr>
      </w:pPr>
    </w:p>
    <w:p w14:paraId="5F191467" w14:textId="7344B280" w:rsidR="00A81F0F" w:rsidRDefault="004D7F7C" w:rsidP="00A81F0F">
      <w:pPr>
        <w:pStyle w:val="Normal1"/>
        <w:rPr>
          <w:color w:val="auto"/>
        </w:rPr>
      </w:pPr>
      <w:r>
        <w:rPr>
          <w:color w:val="auto"/>
        </w:rPr>
        <w:t xml:space="preserve">3.1.2 </w:t>
      </w:r>
      <w:r w:rsidR="00A81F0F" w:rsidRPr="00BC0D20">
        <w:rPr>
          <w:color w:val="auto"/>
        </w:rPr>
        <w:t xml:space="preserve">Add </w:t>
      </w:r>
      <w:hyperlink r:id="rId38" w:history="1">
        <w:r w:rsidR="00A81F0F" w:rsidRPr="00BC0D20">
          <w:rPr>
            <w:rStyle w:val="Hyperlink"/>
            <w:color w:val="auto"/>
            <w:u w:val="none"/>
          </w:rPr>
          <w:t>search-querypipelines</w:t>
        </w:r>
      </w:hyperlink>
      <w:r w:rsidR="00A81F0F" w:rsidRPr="00BC0D20">
        <w:rPr>
          <w:color w:val="auto"/>
        </w:rPr>
        <w:t xml:space="preserve"> role in access section</w:t>
      </w:r>
    </w:p>
    <w:p w14:paraId="2350434C" w14:textId="38B7B2DD" w:rsidR="00781188" w:rsidRDefault="00781188" w:rsidP="00A81F0F">
      <w:pPr>
        <w:pStyle w:val="Normal1"/>
        <w:rPr>
          <w:color w:val="auto"/>
        </w:rPr>
      </w:pPr>
    </w:p>
    <w:p w14:paraId="2E2C49C8" w14:textId="35B00B0E" w:rsidR="00781188" w:rsidRDefault="00D8073F" w:rsidP="00A81F0F">
      <w:pPr>
        <w:pStyle w:val="Normal1"/>
        <w:rPr>
          <w:ins w:id="1004" w:author="Jason Jafarian" w:date="2016-02-18T22:37:00Z"/>
          <w:color w:val="auto"/>
        </w:rPr>
      </w:pPr>
      <w:ins w:id="1005" w:author="Jason Jafarian" w:date="2016-02-18T22:25:00Z">
        <w:r w:rsidRPr="00D8073F">
          <w:rPr>
            <w:noProof/>
            <w:color w:val="auto"/>
          </w:rPr>
          <w:drawing>
            <wp:inline distT="0" distB="0" distL="0" distR="0" wp14:anchorId="4D38A9E1" wp14:editId="514D1C36">
              <wp:extent cx="5486400" cy="3084594"/>
              <wp:effectExtent l="0" t="0" r="0" b="1905"/>
              <wp:docPr id="15" name="Picture 15" descr="C:\Users\Jason\Desktop\Building-p3-Dev-Docs\Fusion-snapshots\search-querypipelines-ro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son\Desktop\Building-p3-Dev-Docs\Fusion-snapshots\search-querypipelines-role.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3084594"/>
                      </a:xfrm>
                      <a:prstGeom prst="rect">
                        <a:avLst/>
                      </a:prstGeom>
                      <a:noFill/>
                      <a:ln>
                        <a:noFill/>
                      </a:ln>
                    </pic:spPr>
                  </pic:pic>
                </a:graphicData>
              </a:graphic>
            </wp:inline>
          </w:drawing>
        </w:r>
      </w:ins>
    </w:p>
    <w:p w14:paraId="3DA4EB42" w14:textId="77777777" w:rsidR="00644675" w:rsidRPr="00BC0D20" w:rsidRDefault="00644675" w:rsidP="00A81F0F">
      <w:pPr>
        <w:pStyle w:val="Normal1"/>
        <w:rPr>
          <w:color w:val="auto"/>
        </w:rPr>
      </w:pPr>
    </w:p>
    <w:p w14:paraId="3DB445D4" w14:textId="5A4A30F1" w:rsidR="00893235" w:rsidRDefault="00781188" w:rsidP="00893235">
      <w:pPr>
        <w:pStyle w:val="Normal1"/>
      </w:pPr>
      <w:del w:id="1006" w:author="Jason Jafarian" w:date="2016-02-18T22:25:00Z">
        <w:r w:rsidDel="00D8073F">
          <w:rPr>
            <w:noProof/>
          </w:rPr>
          <w:lastRenderedPageBreak/>
          <w:drawing>
            <wp:inline distT="0" distB="0" distL="0" distR="0" wp14:anchorId="181AA51B" wp14:editId="6B4476A3">
              <wp:extent cx="5476875" cy="30765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76875" cy="3076575"/>
                      </a:xfrm>
                      <a:prstGeom prst="rect">
                        <a:avLst/>
                      </a:prstGeom>
                      <a:noFill/>
                      <a:ln>
                        <a:noFill/>
                      </a:ln>
                    </pic:spPr>
                  </pic:pic>
                </a:graphicData>
              </a:graphic>
            </wp:inline>
          </w:drawing>
        </w:r>
      </w:del>
    </w:p>
    <w:p w14:paraId="660D7209" w14:textId="35D2C03F" w:rsidR="00E44010" w:rsidRDefault="004D7F7C" w:rsidP="00893235">
      <w:pPr>
        <w:pStyle w:val="Normal1"/>
      </w:pPr>
      <w:r>
        <w:t xml:space="preserve">3.1.3  </w:t>
      </w:r>
      <w:r w:rsidR="00E44010">
        <w:t xml:space="preserve">Add p3user </w:t>
      </w:r>
    </w:p>
    <w:p w14:paraId="4E19DADC" w14:textId="5480D44D" w:rsidR="00E44010" w:rsidRDefault="00405CCC" w:rsidP="00893235">
      <w:pPr>
        <w:pStyle w:val="Normal1"/>
      </w:pPr>
      <w:r>
        <w:rPr>
          <w:noProof/>
        </w:rPr>
        <w:drawing>
          <wp:inline distT="0" distB="0" distL="0" distR="0" wp14:anchorId="6545A0FE" wp14:editId="3E1C088D">
            <wp:extent cx="5476875" cy="25050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76875" cy="2505075"/>
                    </a:xfrm>
                    <a:prstGeom prst="rect">
                      <a:avLst/>
                    </a:prstGeom>
                    <a:noFill/>
                    <a:ln>
                      <a:noFill/>
                    </a:ln>
                  </pic:spPr>
                </pic:pic>
              </a:graphicData>
            </a:graphic>
          </wp:inline>
        </w:drawing>
      </w:r>
    </w:p>
    <w:p w14:paraId="21A5E3C5" w14:textId="1FDA32C5" w:rsidR="00752274" w:rsidRDefault="00752274" w:rsidP="0058139A">
      <w:pPr>
        <w:pStyle w:val="Normal1"/>
      </w:pPr>
    </w:p>
    <w:p w14:paraId="70C02711" w14:textId="10DA6C30" w:rsidR="00752274" w:rsidRDefault="00752274" w:rsidP="0058139A">
      <w:pPr>
        <w:pStyle w:val="Normal1"/>
      </w:pPr>
    </w:p>
    <w:p w14:paraId="485857A3" w14:textId="78034BEC" w:rsidR="00752274" w:rsidRDefault="00752274" w:rsidP="0058139A">
      <w:pPr>
        <w:pStyle w:val="Normal1"/>
      </w:pPr>
    </w:p>
    <w:p w14:paraId="2B2B05CA" w14:textId="79132F61" w:rsidR="00752274" w:rsidRDefault="00752274" w:rsidP="0058139A">
      <w:pPr>
        <w:pStyle w:val="Normal1"/>
      </w:pPr>
    </w:p>
    <w:p w14:paraId="2A86F3AC" w14:textId="77777777" w:rsidR="003F5DD2" w:rsidRPr="00DE0FA5" w:rsidRDefault="003F5DD2" w:rsidP="00732991">
      <w:pPr>
        <w:pStyle w:val="Normal1"/>
      </w:pPr>
      <w:bookmarkStart w:id="1007" w:name="h.xo7d7zuryq61" w:colFirst="0" w:colLast="0"/>
      <w:bookmarkStart w:id="1008" w:name="_Toc442439842"/>
      <w:bookmarkEnd w:id="1007"/>
    </w:p>
    <w:p w14:paraId="491623C1" w14:textId="11E8A8B7" w:rsidR="003F5DD2" w:rsidRDefault="003F5DD2" w:rsidP="003F5DD2">
      <w:pPr>
        <w:pStyle w:val="Heading3"/>
        <w:numPr>
          <w:ilvl w:val="2"/>
          <w:numId w:val="44"/>
        </w:numPr>
        <w:rPr>
          <w:ins w:id="1009" w:author="Jason Jafarian" w:date="2016-02-18T22:50:00Z"/>
        </w:rPr>
      </w:pPr>
      <w:r>
        <w:lastRenderedPageBreak/>
        <w:t>Install Banana</w:t>
      </w:r>
    </w:p>
    <w:p w14:paraId="18219669" w14:textId="77777777" w:rsidR="00B26105" w:rsidRDefault="00B26105" w:rsidP="00B26105">
      <w:pPr>
        <w:pStyle w:val="Normal1"/>
        <w:rPr>
          <w:ins w:id="1010" w:author="Jason Jafarian" w:date="2016-02-18T22:51:00Z"/>
        </w:rPr>
      </w:pPr>
      <w:ins w:id="1011" w:author="Jason Jafarian" w:date="2016-02-18T22:51:00Z">
        <w:r>
          <w:t>Installation and Quick Start</w:t>
        </w:r>
      </w:ins>
    </w:p>
    <w:p w14:paraId="5B9403A6" w14:textId="77777777" w:rsidR="00B26105" w:rsidRDefault="00B26105" w:rsidP="00B26105">
      <w:pPr>
        <w:pStyle w:val="Normal1"/>
        <w:rPr>
          <w:ins w:id="1012" w:author="Jason Jafarian" w:date="2016-02-18T22:51:00Z"/>
        </w:rPr>
      </w:pPr>
    </w:p>
    <w:p w14:paraId="585CD869" w14:textId="77777777" w:rsidR="00B26105" w:rsidRDefault="00B26105" w:rsidP="00B26105">
      <w:pPr>
        <w:pStyle w:val="Normal1"/>
        <w:rPr>
          <w:ins w:id="1013" w:author="Jason Jafarian" w:date="2016-02-18T22:51:00Z"/>
        </w:rPr>
      </w:pPr>
      <w:ins w:id="1014" w:author="Jason Jafarian" w:date="2016-02-18T22:51:00Z">
        <w:r>
          <w:t>Requirements</w:t>
        </w:r>
      </w:ins>
    </w:p>
    <w:p w14:paraId="7CE71D91" w14:textId="77777777" w:rsidR="00B26105" w:rsidRDefault="00B26105" w:rsidP="00B26105">
      <w:pPr>
        <w:pStyle w:val="Normal1"/>
        <w:rPr>
          <w:ins w:id="1015" w:author="Jason Jafarian" w:date="2016-02-18T22:51:00Z"/>
        </w:rPr>
      </w:pPr>
    </w:p>
    <w:p w14:paraId="49663352" w14:textId="77777777" w:rsidR="00B26105" w:rsidRDefault="00B26105" w:rsidP="00B26105">
      <w:pPr>
        <w:pStyle w:val="Normal1"/>
        <w:rPr>
          <w:ins w:id="1016" w:author="Jason Jafarian" w:date="2016-02-18T22:51:00Z"/>
        </w:rPr>
      </w:pPr>
      <w:ins w:id="1017" w:author="Jason Jafarian" w:date="2016-02-18T22:51:00Z">
        <w:r>
          <w:t>A modern web browser. The latest version of Chrome and Firefox have been tested to work. Safari also works, except for the "Export to File" feature for saving dashboards. We recommend that you use Chrome or Firefox while building dashboards.</w:t>
        </w:r>
      </w:ins>
    </w:p>
    <w:p w14:paraId="70CB9D23" w14:textId="77777777" w:rsidR="00B26105" w:rsidRDefault="00B26105" w:rsidP="00B26105">
      <w:pPr>
        <w:pStyle w:val="Normal1"/>
        <w:rPr>
          <w:ins w:id="1018" w:author="Jason Jafarian" w:date="2016-02-18T22:51:00Z"/>
        </w:rPr>
      </w:pPr>
      <w:ins w:id="1019" w:author="Jason Jafarian" w:date="2016-02-18T22:51:00Z">
        <w:r>
          <w:t>Solr 5 or 4.4+ (Solr server's endpoint must be open, or a proxy configured to allow access to it).</w:t>
        </w:r>
      </w:ins>
    </w:p>
    <w:p w14:paraId="4E584B70" w14:textId="77777777" w:rsidR="00B26105" w:rsidRDefault="00B26105" w:rsidP="00B26105">
      <w:pPr>
        <w:pStyle w:val="Normal1"/>
        <w:rPr>
          <w:ins w:id="1020" w:author="Jason Jafarian" w:date="2016-02-18T22:51:00Z"/>
        </w:rPr>
      </w:pPr>
      <w:ins w:id="1021" w:author="Jason Jafarian" w:date="2016-02-18T22:51:00Z">
        <w:r>
          <w:t>A webserver (optional).</w:t>
        </w:r>
      </w:ins>
    </w:p>
    <w:p w14:paraId="2C52EE1E" w14:textId="77777777" w:rsidR="00B26105" w:rsidRDefault="00B26105" w:rsidP="00B26105">
      <w:pPr>
        <w:pStyle w:val="Normal1"/>
        <w:rPr>
          <w:ins w:id="1022" w:author="Jason Jafarian" w:date="2016-02-18T22:51:00Z"/>
        </w:rPr>
      </w:pPr>
      <w:ins w:id="1023" w:author="Jason Jafarian" w:date="2016-02-18T22:51:00Z">
        <w:r>
          <w:t>Installation Options</w:t>
        </w:r>
      </w:ins>
    </w:p>
    <w:p w14:paraId="0485B3FE" w14:textId="77777777" w:rsidR="00B26105" w:rsidRDefault="00B26105" w:rsidP="00B26105">
      <w:pPr>
        <w:pStyle w:val="Normal1"/>
        <w:rPr>
          <w:ins w:id="1024" w:author="Jason Jafarian" w:date="2016-02-18T22:51:00Z"/>
        </w:rPr>
      </w:pPr>
    </w:p>
    <w:p w14:paraId="1856C881" w14:textId="77777777" w:rsidR="00B26105" w:rsidRDefault="00B26105" w:rsidP="00B26105">
      <w:pPr>
        <w:pStyle w:val="Normal1"/>
        <w:rPr>
          <w:ins w:id="1025" w:author="Jason Jafarian" w:date="2016-02-18T22:51:00Z"/>
        </w:rPr>
      </w:pPr>
      <w:ins w:id="1026" w:author="Jason Jafarian" w:date="2016-02-18T22:51:00Z">
        <w:r>
          <w:t>Run Banana Web App within your existing Solr instance</w:t>
        </w:r>
      </w:ins>
    </w:p>
    <w:p w14:paraId="5456BD4D" w14:textId="77777777" w:rsidR="00B26105" w:rsidRDefault="00B26105" w:rsidP="00B26105">
      <w:pPr>
        <w:pStyle w:val="Normal1"/>
        <w:rPr>
          <w:ins w:id="1027" w:author="Jason Jafarian" w:date="2016-02-18T22:51:00Z"/>
        </w:rPr>
      </w:pPr>
    </w:p>
    <w:p w14:paraId="1EA914E8" w14:textId="77777777" w:rsidR="00B26105" w:rsidRDefault="00B26105" w:rsidP="00B26105">
      <w:pPr>
        <w:pStyle w:val="Normal1"/>
        <w:rPr>
          <w:ins w:id="1028" w:author="Jason Jafarian" w:date="2016-02-18T22:51:00Z"/>
        </w:rPr>
      </w:pPr>
      <w:ins w:id="1029" w:author="Jason Jafarian" w:date="2016-02-18T22:51:00Z">
        <w:r>
          <w:t>Solr 5 Instructions</w:t>
        </w:r>
      </w:ins>
    </w:p>
    <w:p w14:paraId="5793CB44" w14:textId="77777777" w:rsidR="00B26105" w:rsidRDefault="00B26105" w:rsidP="00B26105">
      <w:pPr>
        <w:pStyle w:val="Normal1"/>
        <w:rPr>
          <w:ins w:id="1030" w:author="Jason Jafarian" w:date="2016-02-18T22:51:00Z"/>
        </w:rPr>
      </w:pPr>
    </w:p>
    <w:p w14:paraId="5BE9D860" w14:textId="77777777" w:rsidR="00B26105" w:rsidRDefault="00B26105" w:rsidP="00B26105">
      <w:pPr>
        <w:pStyle w:val="Normal1"/>
        <w:rPr>
          <w:ins w:id="1031" w:author="Jason Jafarian" w:date="2016-02-18T22:51:00Z"/>
        </w:rPr>
      </w:pPr>
      <w:ins w:id="1032" w:author="Jason Jafarian" w:date="2016-02-18T22:51:00Z">
        <w:r>
          <w:t>Run Solr at least once to create the webapp directory:</w:t>
        </w:r>
      </w:ins>
    </w:p>
    <w:p w14:paraId="351ED190" w14:textId="77777777" w:rsidR="00B26105" w:rsidRDefault="00B26105" w:rsidP="00B26105">
      <w:pPr>
        <w:pStyle w:val="Normal1"/>
        <w:rPr>
          <w:ins w:id="1033" w:author="Jason Jafarian" w:date="2016-02-18T22:51:00Z"/>
        </w:rPr>
      </w:pPr>
    </w:p>
    <w:p w14:paraId="7A5A505C" w14:textId="77777777" w:rsidR="00B26105" w:rsidRDefault="00B26105" w:rsidP="00B26105">
      <w:pPr>
        <w:pStyle w:val="Normal1"/>
        <w:rPr>
          <w:ins w:id="1034" w:author="Jason Jafarian" w:date="2016-02-18T22:51:00Z"/>
        </w:rPr>
      </w:pPr>
      <w:ins w:id="1035" w:author="Jason Jafarian" w:date="2016-02-18T22:51:00Z">
        <w:r>
          <w:t>cd $SOLR_HOME/bin/</w:t>
        </w:r>
      </w:ins>
    </w:p>
    <w:p w14:paraId="75C9CB76" w14:textId="77777777" w:rsidR="00B26105" w:rsidRDefault="00B26105" w:rsidP="00B26105">
      <w:pPr>
        <w:pStyle w:val="Normal1"/>
        <w:rPr>
          <w:ins w:id="1036" w:author="Jason Jafarian" w:date="2016-02-18T22:51:00Z"/>
        </w:rPr>
      </w:pPr>
      <w:ins w:id="1037" w:author="Jason Jafarian" w:date="2016-02-18T22:51:00Z">
        <w:r>
          <w:t>./solr start</w:t>
        </w:r>
      </w:ins>
    </w:p>
    <w:p w14:paraId="598F5963" w14:textId="77777777" w:rsidR="00B26105" w:rsidRDefault="00B26105" w:rsidP="00B26105">
      <w:pPr>
        <w:pStyle w:val="Normal1"/>
        <w:rPr>
          <w:ins w:id="1038" w:author="Jason Jafarian" w:date="2016-02-18T22:51:00Z"/>
        </w:rPr>
      </w:pPr>
      <w:ins w:id="1039" w:author="Jason Jafarian" w:date="2016-02-18T22:51:00Z">
        <w:r>
          <w:t>Copy banana folder to $SOLR_HOME/server/solr-webapp/webapp/</w:t>
        </w:r>
      </w:ins>
    </w:p>
    <w:p w14:paraId="6B651DFA" w14:textId="77777777" w:rsidR="00B26105" w:rsidRDefault="00B26105" w:rsidP="00B26105">
      <w:pPr>
        <w:pStyle w:val="Normal1"/>
        <w:rPr>
          <w:ins w:id="1040" w:author="Jason Jafarian" w:date="2016-02-18T22:51:00Z"/>
        </w:rPr>
      </w:pPr>
    </w:p>
    <w:p w14:paraId="213BF90E" w14:textId="77777777" w:rsidR="00B26105" w:rsidRDefault="00B26105" w:rsidP="00B26105">
      <w:pPr>
        <w:pStyle w:val="Normal1"/>
        <w:rPr>
          <w:ins w:id="1041" w:author="Jason Jafarian" w:date="2016-02-18T22:51:00Z"/>
        </w:rPr>
      </w:pPr>
      <w:ins w:id="1042" w:author="Jason Jafarian" w:date="2016-02-18T22:51:00Z">
        <w:r>
          <w:t>Browse to http://localhost:8983/solr/banana/src/index.html</w:t>
        </w:r>
      </w:ins>
    </w:p>
    <w:p w14:paraId="14CE6408" w14:textId="77777777" w:rsidR="00B26105" w:rsidRDefault="00B26105" w:rsidP="00B26105">
      <w:pPr>
        <w:pStyle w:val="Normal1"/>
        <w:rPr>
          <w:ins w:id="1043" w:author="Jason Jafarian" w:date="2016-02-18T22:51:00Z"/>
        </w:rPr>
      </w:pPr>
      <w:ins w:id="1044" w:author="Jason Jafarian" w:date="2016-02-18T22:51:00Z">
        <w:r>
          <w:t>Solr 4 Instructions</w:t>
        </w:r>
      </w:ins>
    </w:p>
    <w:p w14:paraId="4CE0477E" w14:textId="77777777" w:rsidR="00B26105" w:rsidRDefault="00B26105" w:rsidP="00B26105">
      <w:pPr>
        <w:pStyle w:val="Normal1"/>
        <w:rPr>
          <w:ins w:id="1045" w:author="Jason Jafarian" w:date="2016-02-18T22:51:00Z"/>
        </w:rPr>
      </w:pPr>
    </w:p>
    <w:p w14:paraId="53239CA4" w14:textId="77777777" w:rsidR="00B26105" w:rsidRDefault="00B26105" w:rsidP="00B26105">
      <w:pPr>
        <w:pStyle w:val="Normal1"/>
        <w:rPr>
          <w:ins w:id="1046" w:author="Jason Jafarian" w:date="2016-02-18T22:51:00Z"/>
        </w:rPr>
      </w:pPr>
      <w:ins w:id="1047" w:author="Jason Jafarian" w:date="2016-02-18T22:51:00Z">
        <w:r>
          <w:lastRenderedPageBreak/>
          <w:t>Run Solr at least once to create the webapp directories:</w:t>
        </w:r>
      </w:ins>
    </w:p>
    <w:p w14:paraId="183D20B0" w14:textId="77777777" w:rsidR="00B26105" w:rsidRDefault="00B26105" w:rsidP="00B26105">
      <w:pPr>
        <w:pStyle w:val="Normal1"/>
        <w:rPr>
          <w:ins w:id="1048" w:author="Jason Jafarian" w:date="2016-02-18T22:51:00Z"/>
        </w:rPr>
      </w:pPr>
    </w:p>
    <w:p w14:paraId="7C1BC2FF" w14:textId="77777777" w:rsidR="00B26105" w:rsidRDefault="00B26105" w:rsidP="00B26105">
      <w:pPr>
        <w:pStyle w:val="Normal1"/>
        <w:rPr>
          <w:ins w:id="1049" w:author="Jason Jafarian" w:date="2016-02-18T22:51:00Z"/>
        </w:rPr>
      </w:pPr>
      <w:ins w:id="1050" w:author="Jason Jafarian" w:date="2016-02-18T22:51:00Z">
        <w:r>
          <w:t>cd $SOLR_HOME/example</w:t>
        </w:r>
      </w:ins>
    </w:p>
    <w:p w14:paraId="5014A047" w14:textId="77777777" w:rsidR="00B26105" w:rsidRDefault="00B26105" w:rsidP="00B26105">
      <w:pPr>
        <w:pStyle w:val="Normal1"/>
        <w:rPr>
          <w:ins w:id="1051" w:author="Jason Jafarian" w:date="2016-02-18T22:51:00Z"/>
        </w:rPr>
      </w:pPr>
      <w:ins w:id="1052" w:author="Jason Jafarian" w:date="2016-02-18T22:51:00Z">
        <w:r>
          <w:t>java -jar start.jar</w:t>
        </w:r>
      </w:ins>
    </w:p>
    <w:p w14:paraId="4255B682" w14:textId="77777777" w:rsidR="00B26105" w:rsidRDefault="00B26105" w:rsidP="00B26105">
      <w:pPr>
        <w:pStyle w:val="Normal1"/>
        <w:rPr>
          <w:ins w:id="1053" w:author="Jason Jafarian" w:date="2016-02-18T22:51:00Z"/>
        </w:rPr>
      </w:pPr>
      <w:ins w:id="1054" w:author="Jason Jafarian" w:date="2016-02-18T22:51:00Z">
        <w:r>
          <w:t>Copy banana folder to $SOLR_HOME/example/solr-webapp/webapp/</w:t>
        </w:r>
      </w:ins>
    </w:p>
    <w:p w14:paraId="6D477696" w14:textId="77777777" w:rsidR="00B26105" w:rsidRDefault="00B26105" w:rsidP="00B26105">
      <w:pPr>
        <w:pStyle w:val="Normal1"/>
        <w:rPr>
          <w:ins w:id="1055" w:author="Jason Jafarian" w:date="2016-02-18T22:51:00Z"/>
        </w:rPr>
      </w:pPr>
    </w:p>
    <w:p w14:paraId="699D3EC4" w14:textId="77777777" w:rsidR="00B26105" w:rsidRDefault="00B26105" w:rsidP="00B26105">
      <w:pPr>
        <w:pStyle w:val="Normal1"/>
        <w:rPr>
          <w:ins w:id="1056" w:author="Jason Jafarian" w:date="2016-02-18T22:51:00Z"/>
        </w:rPr>
      </w:pPr>
      <w:ins w:id="1057" w:author="Jason Jafarian" w:date="2016-02-18T22:51:00Z">
        <w:r>
          <w:t>Browse to http://localhost:8983/solr/banana/src/index.html</w:t>
        </w:r>
      </w:ins>
    </w:p>
    <w:p w14:paraId="507DE328" w14:textId="77777777" w:rsidR="00B26105" w:rsidRDefault="00B26105" w:rsidP="00B26105">
      <w:pPr>
        <w:pStyle w:val="Normal1"/>
        <w:rPr>
          <w:ins w:id="1058" w:author="Jason Jafarian" w:date="2016-02-18T22:51:00Z"/>
        </w:rPr>
      </w:pPr>
      <w:ins w:id="1059" w:author="Jason Jafarian" w:date="2016-02-18T22:51:00Z">
        <w:r>
          <w:t>NOTES: If your Solr server/port is different from localhost:8983, edit banana/src/config.js and banana/src/app/dashboards/default.json to enter the hostname and port that you are using. Remember that banana runs within the client browser, so provide a fully qualified domain name (FQDN), because the hostname and port number you provide should be resolvable from the client machines.</w:t>
        </w:r>
      </w:ins>
    </w:p>
    <w:p w14:paraId="08805C56" w14:textId="77777777" w:rsidR="00B26105" w:rsidRDefault="00B26105" w:rsidP="00B26105">
      <w:pPr>
        <w:pStyle w:val="Normal1"/>
        <w:rPr>
          <w:ins w:id="1060" w:author="Jason Jafarian" w:date="2016-02-18T22:51:00Z"/>
        </w:rPr>
      </w:pPr>
    </w:p>
    <w:p w14:paraId="3F630ACF" w14:textId="77777777" w:rsidR="00B26105" w:rsidRDefault="00B26105" w:rsidP="00B26105">
      <w:pPr>
        <w:pStyle w:val="Normal1"/>
        <w:rPr>
          <w:ins w:id="1061" w:author="Jason Jafarian" w:date="2016-02-18T22:51:00Z"/>
        </w:rPr>
      </w:pPr>
      <w:ins w:id="1062" w:author="Jason Jafarian" w:date="2016-02-18T22:51:00Z">
        <w:r>
          <w:t>If you have not created the data collections and ingested data into Solr, you will see an error message saying "Collection not found at .." You can use any connector to get data into Solr. If you want to use LogStash, please go to the Solr Output Plug-in for LogStash Page for code, documentation and examples.</w:t>
        </w:r>
      </w:ins>
    </w:p>
    <w:p w14:paraId="55A2908C" w14:textId="77777777" w:rsidR="00B26105" w:rsidRDefault="00B26105" w:rsidP="00B26105">
      <w:pPr>
        <w:pStyle w:val="Normal1"/>
        <w:rPr>
          <w:ins w:id="1063" w:author="Jason Jafarian" w:date="2016-02-18T22:51:00Z"/>
        </w:rPr>
      </w:pPr>
    </w:p>
    <w:p w14:paraId="58903388" w14:textId="77777777" w:rsidR="00B26105" w:rsidRDefault="00B26105" w:rsidP="00B26105">
      <w:pPr>
        <w:pStyle w:val="Normal1"/>
        <w:rPr>
          <w:ins w:id="1064" w:author="Jason Jafarian" w:date="2016-02-18T22:51:00Z"/>
        </w:rPr>
      </w:pPr>
      <w:ins w:id="1065" w:author="Jason Jafarian" w:date="2016-02-18T22:51:00Z">
        <w:r>
          <w:t>Complete SLK Stack</w:t>
        </w:r>
      </w:ins>
    </w:p>
    <w:p w14:paraId="2F15DF18" w14:textId="77777777" w:rsidR="00B26105" w:rsidRDefault="00B26105" w:rsidP="00B26105">
      <w:pPr>
        <w:pStyle w:val="Normal1"/>
        <w:rPr>
          <w:ins w:id="1066" w:author="Jason Jafarian" w:date="2016-02-18T22:51:00Z"/>
        </w:rPr>
      </w:pPr>
    </w:p>
    <w:p w14:paraId="751C6AC4" w14:textId="77777777" w:rsidR="00B26105" w:rsidRDefault="00B26105" w:rsidP="00B26105">
      <w:pPr>
        <w:pStyle w:val="Normal1"/>
        <w:rPr>
          <w:ins w:id="1067" w:author="Jason Jafarian" w:date="2016-02-18T22:51:00Z"/>
        </w:rPr>
      </w:pPr>
      <w:ins w:id="1068" w:author="Jason Jafarian" w:date="2016-02-18T22:51:00Z">
        <w:r>
          <w:t>Lucidworks has packaged Solr, LogStash (with a Solr Output Plug-in), and Banana (the Solr port of Kibana), along with example collections and dashboards in order to rapidly enable proof-of-concepts and initial development/testing. See http://www.lucidworks.com/lucidworks-silk/.</w:t>
        </w:r>
      </w:ins>
    </w:p>
    <w:p w14:paraId="5E38D33E" w14:textId="77777777" w:rsidR="00B26105" w:rsidRDefault="00B26105" w:rsidP="00B26105">
      <w:pPr>
        <w:pStyle w:val="Normal1"/>
        <w:rPr>
          <w:ins w:id="1069" w:author="Jason Jafarian" w:date="2016-02-18T22:51:00Z"/>
        </w:rPr>
      </w:pPr>
    </w:p>
    <w:p w14:paraId="450CDD0C" w14:textId="77777777" w:rsidR="00B26105" w:rsidRDefault="00B26105" w:rsidP="00B26105">
      <w:pPr>
        <w:pStyle w:val="Normal1"/>
        <w:rPr>
          <w:ins w:id="1070" w:author="Jason Jafarian" w:date="2016-02-18T22:51:00Z"/>
        </w:rPr>
      </w:pPr>
      <w:ins w:id="1071" w:author="Jason Jafarian" w:date="2016-02-18T22:51:00Z">
        <w:r>
          <w:t>Building and installing from a WAR file</w:t>
        </w:r>
      </w:ins>
    </w:p>
    <w:p w14:paraId="1988E1F0" w14:textId="77777777" w:rsidR="00B26105" w:rsidRDefault="00B26105" w:rsidP="00B26105">
      <w:pPr>
        <w:pStyle w:val="Normal1"/>
        <w:rPr>
          <w:ins w:id="1072" w:author="Jason Jafarian" w:date="2016-02-18T22:51:00Z"/>
        </w:rPr>
      </w:pPr>
    </w:p>
    <w:p w14:paraId="33508017" w14:textId="77777777" w:rsidR="00B26105" w:rsidRDefault="00B26105" w:rsidP="00B26105">
      <w:pPr>
        <w:pStyle w:val="Normal1"/>
        <w:rPr>
          <w:ins w:id="1073" w:author="Jason Jafarian" w:date="2016-02-18T22:51:00Z"/>
        </w:rPr>
      </w:pPr>
      <w:ins w:id="1074" w:author="Jason Jafarian" w:date="2016-02-18T22:51:00Z">
        <w:r>
          <w:t>Pull the source code of Banana version that you want from the release branch in the repo; For example, version 1.5.0 will be tagged as v1.5.0.</w:t>
        </w:r>
      </w:ins>
    </w:p>
    <w:p w14:paraId="324ECC45" w14:textId="77777777" w:rsidR="00B26105" w:rsidRDefault="00B26105" w:rsidP="00B26105">
      <w:pPr>
        <w:pStyle w:val="Normal1"/>
        <w:rPr>
          <w:ins w:id="1075" w:author="Jason Jafarian" w:date="2016-02-18T22:51:00Z"/>
        </w:rPr>
      </w:pPr>
      <w:ins w:id="1076" w:author="Jason Jafarian" w:date="2016-02-18T22:51:00Z">
        <w:r>
          <w:t>Run a command line "ant" from within the banana directory to build the war file:</w:t>
        </w:r>
      </w:ins>
    </w:p>
    <w:p w14:paraId="13FF4BB6" w14:textId="77777777" w:rsidR="00B26105" w:rsidRDefault="00B26105" w:rsidP="00B26105">
      <w:pPr>
        <w:pStyle w:val="Normal1"/>
        <w:rPr>
          <w:ins w:id="1077" w:author="Jason Jafarian" w:date="2016-02-18T22:51:00Z"/>
        </w:rPr>
      </w:pPr>
    </w:p>
    <w:p w14:paraId="44083406" w14:textId="77777777" w:rsidR="00B26105" w:rsidRDefault="00B26105" w:rsidP="00B26105">
      <w:pPr>
        <w:pStyle w:val="Normal1"/>
        <w:rPr>
          <w:ins w:id="1078" w:author="Jason Jafarian" w:date="2016-02-18T22:51:00Z"/>
        </w:rPr>
      </w:pPr>
      <w:ins w:id="1079" w:author="Jason Jafarian" w:date="2016-02-18T22:51:00Z">
        <w:r>
          <w:t xml:space="preserve">    cd $BANANA_REPO_HOME</w:t>
        </w:r>
      </w:ins>
    </w:p>
    <w:p w14:paraId="09C098C8" w14:textId="77777777" w:rsidR="00B26105" w:rsidRDefault="00B26105" w:rsidP="00B26105">
      <w:pPr>
        <w:pStyle w:val="Normal1"/>
        <w:rPr>
          <w:ins w:id="1080" w:author="Jason Jafarian" w:date="2016-02-18T22:51:00Z"/>
        </w:rPr>
      </w:pPr>
      <w:ins w:id="1081" w:author="Jason Jafarian" w:date="2016-02-18T22:51:00Z">
        <w:r>
          <w:t xml:space="preserve">    ant</w:t>
        </w:r>
      </w:ins>
    </w:p>
    <w:p w14:paraId="3CB1F8E3" w14:textId="77777777" w:rsidR="00B26105" w:rsidRDefault="00B26105" w:rsidP="00B26105">
      <w:pPr>
        <w:pStyle w:val="Normal1"/>
        <w:rPr>
          <w:ins w:id="1082" w:author="Jason Jafarian" w:date="2016-02-18T22:51:00Z"/>
        </w:rPr>
      </w:pPr>
      <w:ins w:id="1083" w:author="Jason Jafarian" w:date="2016-02-18T22:51:00Z">
        <w:r>
          <w:t>The war file will be called banana-&lt;buildnumber&gt;.war and will be located in $BANANA_REPO_HOME/build. Copy the war file and banana's jetty context file to Solr directories:</w:t>
        </w:r>
      </w:ins>
    </w:p>
    <w:p w14:paraId="12A5FA34" w14:textId="77777777" w:rsidR="00B26105" w:rsidRDefault="00B26105" w:rsidP="00B26105">
      <w:pPr>
        <w:pStyle w:val="Normal1"/>
        <w:rPr>
          <w:ins w:id="1084" w:author="Jason Jafarian" w:date="2016-02-18T22:51:00Z"/>
        </w:rPr>
      </w:pPr>
    </w:p>
    <w:p w14:paraId="047C5949" w14:textId="77777777" w:rsidR="00B26105" w:rsidRDefault="00B26105" w:rsidP="00B26105">
      <w:pPr>
        <w:pStyle w:val="Normal1"/>
        <w:rPr>
          <w:ins w:id="1085" w:author="Jason Jafarian" w:date="2016-02-18T22:51:00Z"/>
        </w:rPr>
      </w:pPr>
      <w:ins w:id="1086" w:author="Jason Jafarian" w:date="2016-02-18T22:51:00Z">
        <w:r>
          <w:t>For Solr 5:</w:t>
        </w:r>
      </w:ins>
    </w:p>
    <w:p w14:paraId="317A086F" w14:textId="77777777" w:rsidR="00B26105" w:rsidRDefault="00B26105" w:rsidP="00B26105">
      <w:pPr>
        <w:pStyle w:val="Normal1"/>
        <w:rPr>
          <w:ins w:id="1087" w:author="Jason Jafarian" w:date="2016-02-18T22:51:00Z"/>
        </w:rPr>
      </w:pPr>
    </w:p>
    <w:p w14:paraId="31A245AB" w14:textId="77777777" w:rsidR="00B26105" w:rsidRDefault="00B26105" w:rsidP="00B26105">
      <w:pPr>
        <w:pStyle w:val="Normal1"/>
        <w:rPr>
          <w:ins w:id="1088" w:author="Jason Jafarian" w:date="2016-02-18T22:51:00Z"/>
        </w:rPr>
      </w:pPr>
      <w:ins w:id="1089" w:author="Jason Jafarian" w:date="2016-02-18T22:51:00Z">
        <w:r>
          <w:t xml:space="preserve">    cp $BANANA_REPO_HOME/build/banana-&lt;buildnumber&gt;.war $SOLR_HOME/server/webapps/banana.war</w:t>
        </w:r>
      </w:ins>
    </w:p>
    <w:p w14:paraId="39578591" w14:textId="77777777" w:rsidR="00B26105" w:rsidRDefault="00B26105" w:rsidP="00B26105">
      <w:pPr>
        <w:pStyle w:val="Normal1"/>
        <w:rPr>
          <w:ins w:id="1090" w:author="Jason Jafarian" w:date="2016-02-18T22:51:00Z"/>
        </w:rPr>
      </w:pPr>
      <w:ins w:id="1091" w:author="Jason Jafarian" w:date="2016-02-18T22:51:00Z">
        <w:r>
          <w:t xml:space="preserve">    cp $BANANA_REPO_HOME/jetty-contexts/banana-context.xml $SOLR_HOME/server/contexts/</w:t>
        </w:r>
      </w:ins>
    </w:p>
    <w:p w14:paraId="6DABDA59" w14:textId="77777777" w:rsidR="00B26105" w:rsidRDefault="00B26105" w:rsidP="00B26105">
      <w:pPr>
        <w:pStyle w:val="Normal1"/>
        <w:rPr>
          <w:ins w:id="1092" w:author="Jason Jafarian" w:date="2016-02-18T22:51:00Z"/>
        </w:rPr>
      </w:pPr>
      <w:ins w:id="1093" w:author="Jason Jafarian" w:date="2016-02-18T22:51:00Z">
        <w:r>
          <w:t>For Solr 4:</w:t>
        </w:r>
      </w:ins>
    </w:p>
    <w:p w14:paraId="74E47DE4" w14:textId="77777777" w:rsidR="00B26105" w:rsidRDefault="00B26105" w:rsidP="00B26105">
      <w:pPr>
        <w:pStyle w:val="Normal1"/>
        <w:rPr>
          <w:ins w:id="1094" w:author="Jason Jafarian" w:date="2016-02-18T22:51:00Z"/>
        </w:rPr>
      </w:pPr>
    </w:p>
    <w:p w14:paraId="7CBE93E1" w14:textId="77777777" w:rsidR="00B26105" w:rsidRDefault="00B26105" w:rsidP="00B26105">
      <w:pPr>
        <w:pStyle w:val="Normal1"/>
        <w:rPr>
          <w:ins w:id="1095" w:author="Jason Jafarian" w:date="2016-02-18T22:51:00Z"/>
        </w:rPr>
      </w:pPr>
      <w:ins w:id="1096" w:author="Jason Jafarian" w:date="2016-02-18T22:51:00Z">
        <w:r>
          <w:t xml:space="preserve">    cp $BANANA_REPO_HOME/build/banana-&lt;buildnumber&gt;.war $SOLR_HOME/example/webapps/banana.war</w:t>
        </w:r>
      </w:ins>
    </w:p>
    <w:p w14:paraId="363C08EA" w14:textId="77777777" w:rsidR="00B26105" w:rsidRDefault="00B26105" w:rsidP="00B26105">
      <w:pPr>
        <w:pStyle w:val="Normal1"/>
        <w:rPr>
          <w:ins w:id="1097" w:author="Jason Jafarian" w:date="2016-02-18T22:51:00Z"/>
        </w:rPr>
      </w:pPr>
      <w:ins w:id="1098" w:author="Jason Jafarian" w:date="2016-02-18T22:51:00Z">
        <w:r>
          <w:t xml:space="preserve">    cp $BANANA_REPO_HOME/jetty-contexts/banana-context.xml $SOLR_HOME/example/contexts/</w:t>
        </w:r>
      </w:ins>
    </w:p>
    <w:p w14:paraId="382EBB52" w14:textId="77777777" w:rsidR="00B26105" w:rsidRDefault="00B26105" w:rsidP="00B26105">
      <w:pPr>
        <w:pStyle w:val="Normal1"/>
        <w:rPr>
          <w:ins w:id="1099" w:author="Jason Jafarian" w:date="2016-02-18T22:51:00Z"/>
        </w:rPr>
      </w:pPr>
      <w:ins w:id="1100" w:author="Jason Jafarian" w:date="2016-02-18T22:51:00Z">
        <w:r>
          <w:t>Run Solr:</w:t>
        </w:r>
      </w:ins>
    </w:p>
    <w:p w14:paraId="73D5091C" w14:textId="77777777" w:rsidR="00B26105" w:rsidRDefault="00B26105" w:rsidP="00B26105">
      <w:pPr>
        <w:pStyle w:val="Normal1"/>
        <w:rPr>
          <w:ins w:id="1101" w:author="Jason Jafarian" w:date="2016-02-18T22:51:00Z"/>
        </w:rPr>
      </w:pPr>
    </w:p>
    <w:p w14:paraId="4ECB6C95" w14:textId="77777777" w:rsidR="00B26105" w:rsidRDefault="00B26105" w:rsidP="00B26105">
      <w:pPr>
        <w:pStyle w:val="Normal1"/>
        <w:rPr>
          <w:ins w:id="1102" w:author="Jason Jafarian" w:date="2016-02-18T22:51:00Z"/>
        </w:rPr>
      </w:pPr>
      <w:ins w:id="1103" w:author="Jason Jafarian" w:date="2016-02-18T22:51:00Z">
        <w:r>
          <w:t>For Solr 5:</w:t>
        </w:r>
      </w:ins>
    </w:p>
    <w:p w14:paraId="6D11823E" w14:textId="77777777" w:rsidR="00B26105" w:rsidRDefault="00B26105" w:rsidP="00B26105">
      <w:pPr>
        <w:pStyle w:val="Normal1"/>
        <w:rPr>
          <w:ins w:id="1104" w:author="Jason Jafarian" w:date="2016-02-18T22:51:00Z"/>
        </w:rPr>
      </w:pPr>
    </w:p>
    <w:p w14:paraId="53BE76DD" w14:textId="77777777" w:rsidR="00B26105" w:rsidRDefault="00B26105" w:rsidP="00B26105">
      <w:pPr>
        <w:pStyle w:val="Normal1"/>
        <w:rPr>
          <w:ins w:id="1105" w:author="Jason Jafarian" w:date="2016-02-18T22:51:00Z"/>
        </w:rPr>
      </w:pPr>
      <w:ins w:id="1106" w:author="Jason Jafarian" w:date="2016-02-18T22:51:00Z">
        <w:r>
          <w:t xml:space="preserve">    cd $SOLR_HOME/bin/</w:t>
        </w:r>
      </w:ins>
    </w:p>
    <w:p w14:paraId="4CE2DD51" w14:textId="77777777" w:rsidR="00B26105" w:rsidRDefault="00B26105" w:rsidP="00B26105">
      <w:pPr>
        <w:pStyle w:val="Normal1"/>
        <w:rPr>
          <w:ins w:id="1107" w:author="Jason Jafarian" w:date="2016-02-18T22:51:00Z"/>
        </w:rPr>
      </w:pPr>
      <w:ins w:id="1108" w:author="Jason Jafarian" w:date="2016-02-18T22:51:00Z">
        <w:r>
          <w:t xml:space="preserve">    ./solr start</w:t>
        </w:r>
      </w:ins>
    </w:p>
    <w:p w14:paraId="36514EE2" w14:textId="77777777" w:rsidR="00B26105" w:rsidRDefault="00B26105" w:rsidP="00B26105">
      <w:pPr>
        <w:pStyle w:val="Normal1"/>
        <w:rPr>
          <w:ins w:id="1109" w:author="Jason Jafarian" w:date="2016-02-18T22:51:00Z"/>
        </w:rPr>
      </w:pPr>
      <w:ins w:id="1110" w:author="Jason Jafarian" w:date="2016-02-18T22:51:00Z">
        <w:r>
          <w:t>For Solr 4:</w:t>
        </w:r>
      </w:ins>
    </w:p>
    <w:p w14:paraId="684C0180" w14:textId="77777777" w:rsidR="00B26105" w:rsidRDefault="00B26105" w:rsidP="00B26105">
      <w:pPr>
        <w:pStyle w:val="Normal1"/>
        <w:rPr>
          <w:ins w:id="1111" w:author="Jason Jafarian" w:date="2016-02-18T22:51:00Z"/>
        </w:rPr>
      </w:pPr>
    </w:p>
    <w:p w14:paraId="46E27DB1" w14:textId="77777777" w:rsidR="00B26105" w:rsidRDefault="00B26105" w:rsidP="00B26105">
      <w:pPr>
        <w:pStyle w:val="Normal1"/>
        <w:rPr>
          <w:ins w:id="1112" w:author="Jason Jafarian" w:date="2016-02-18T22:51:00Z"/>
        </w:rPr>
      </w:pPr>
      <w:ins w:id="1113" w:author="Jason Jafarian" w:date="2016-02-18T22:51:00Z">
        <w:r>
          <w:lastRenderedPageBreak/>
          <w:t xml:space="preserve">    cd $SOLR_HOME/example/</w:t>
        </w:r>
      </w:ins>
    </w:p>
    <w:p w14:paraId="79FCC23E" w14:textId="77777777" w:rsidR="00B26105" w:rsidRDefault="00B26105" w:rsidP="00B26105">
      <w:pPr>
        <w:pStyle w:val="Normal1"/>
        <w:rPr>
          <w:ins w:id="1114" w:author="Jason Jafarian" w:date="2016-02-18T22:51:00Z"/>
        </w:rPr>
      </w:pPr>
      <w:ins w:id="1115" w:author="Jason Jafarian" w:date="2016-02-18T22:51:00Z">
        <w:r>
          <w:t xml:space="preserve">    java -jar start.jar</w:t>
        </w:r>
      </w:ins>
    </w:p>
    <w:p w14:paraId="70B4C7A5" w14:textId="77777777" w:rsidR="00B26105" w:rsidRDefault="00B26105" w:rsidP="00B26105">
      <w:pPr>
        <w:pStyle w:val="Normal1"/>
        <w:rPr>
          <w:ins w:id="1116" w:author="Jason Jafarian" w:date="2016-02-18T22:51:00Z"/>
        </w:rPr>
      </w:pPr>
      <w:ins w:id="1117" w:author="Jason Jafarian" w:date="2016-02-18T22:51:00Z">
        <w:r>
          <w:t>Browse to http://localhost:8983/banana (or the FQDN of your Solr server).</w:t>
        </w:r>
      </w:ins>
    </w:p>
    <w:p w14:paraId="625C0059" w14:textId="77777777" w:rsidR="00B26105" w:rsidRDefault="00B26105" w:rsidP="00B26105">
      <w:pPr>
        <w:pStyle w:val="Normal1"/>
        <w:rPr>
          <w:ins w:id="1118" w:author="Jason Jafarian" w:date="2016-02-18T22:51:00Z"/>
        </w:rPr>
      </w:pPr>
      <w:ins w:id="1119" w:author="Jason Jafarian" w:date="2016-02-18T22:51:00Z">
        <w:r>
          <w:t>Banana Web App run in a WebServer</w:t>
        </w:r>
      </w:ins>
    </w:p>
    <w:p w14:paraId="7E863676" w14:textId="77777777" w:rsidR="00B26105" w:rsidRDefault="00B26105" w:rsidP="00B26105">
      <w:pPr>
        <w:pStyle w:val="Normal1"/>
        <w:rPr>
          <w:ins w:id="1120" w:author="Jason Jafarian" w:date="2016-02-18T22:51:00Z"/>
        </w:rPr>
      </w:pPr>
    </w:p>
    <w:p w14:paraId="7DE44ECA" w14:textId="77777777" w:rsidR="00B26105" w:rsidRDefault="00B26105" w:rsidP="00B26105">
      <w:pPr>
        <w:pStyle w:val="Normal1"/>
        <w:rPr>
          <w:ins w:id="1121" w:author="Jason Jafarian" w:date="2016-02-18T22:51:00Z"/>
        </w:rPr>
      </w:pPr>
      <w:ins w:id="1122" w:author="Jason Jafarian" w:date="2016-02-18T22:51:00Z">
        <w:r>
          <w:t>Banana is an AngularJS app and can be run in any webserver that has access to Solr. You will need to enable CORS on the Solr instances that you query, or configure a proxy that makes requests to banana and Solr as same-origin. We typically recommend the latter approach.</w:t>
        </w:r>
      </w:ins>
    </w:p>
    <w:p w14:paraId="3AAF9A63" w14:textId="77777777" w:rsidR="00B26105" w:rsidRDefault="00B26105" w:rsidP="00B26105">
      <w:pPr>
        <w:pStyle w:val="Normal1"/>
        <w:rPr>
          <w:ins w:id="1123" w:author="Jason Jafarian" w:date="2016-02-18T22:51:00Z"/>
        </w:rPr>
      </w:pPr>
    </w:p>
    <w:p w14:paraId="7DC29D4E" w14:textId="77777777" w:rsidR="00B26105" w:rsidRDefault="00B26105" w:rsidP="00B26105">
      <w:pPr>
        <w:pStyle w:val="Normal1"/>
        <w:rPr>
          <w:ins w:id="1124" w:author="Jason Jafarian" w:date="2016-02-18T22:51:00Z"/>
        </w:rPr>
      </w:pPr>
      <w:ins w:id="1125" w:author="Jason Jafarian" w:date="2016-02-18T22:51:00Z">
        <w:r>
          <w:t>Storing Dashboards in Solr</w:t>
        </w:r>
      </w:ins>
    </w:p>
    <w:p w14:paraId="2E19B545" w14:textId="77777777" w:rsidR="00B26105" w:rsidRDefault="00B26105" w:rsidP="00B26105">
      <w:pPr>
        <w:pStyle w:val="Normal1"/>
        <w:rPr>
          <w:ins w:id="1126" w:author="Jason Jafarian" w:date="2016-02-18T22:51:00Z"/>
        </w:rPr>
      </w:pPr>
    </w:p>
    <w:p w14:paraId="2B4BDC54" w14:textId="77777777" w:rsidR="00B26105" w:rsidRDefault="00B26105" w:rsidP="00B26105">
      <w:pPr>
        <w:pStyle w:val="Normal1"/>
        <w:rPr>
          <w:ins w:id="1127" w:author="Jason Jafarian" w:date="2016-02-18T22:51:00Z"/>
        </w:rPr>
      </w:pPr>
      <w:ins w:id="1128" w:author="Jason Jafarian" w:date="2016-02-18T22:51:00Z">
        <w:r>
          <w:t>If you want to save and load dashboards from Solr, create a collection using the configuration files provided in either the resources/banana-int-solr-4.4 (for Solr 4.4) directory or the resources/banana-int-solr-4.5 directory (for Solr 4.5 and above). If you are using SolrCloud, you will need to upload the configuration into ZooKeeper and then create the collection using that configuration.</w:t>
        </w:r>
      </w:ins>
    </w:p>
    <w:p w14:paraId="18504834" w14:textId="77777777" w:rsidR="00B26105" w:rsidRDefault="00B26105" w:rsidP="00B26105">
      <w:pPr>
        <w:pStyle w:val="Normal1"/>
        <w:rPr>
          <w:ins w:id="1129" w:author="Jason Jafarian" w:date="2016-02-18T22:51:00Z"/>
        </w:rPr>
      </w:pPr>
    </w:p>
    <w:p w14:paraId="259D227D" w14:textId="5AEEA385" w:rsidR="00B26105" w:rsidRPr="00B26105" w:rsidRDefault="00B26105" w:rsidP="00B26105">
      <w:pPr>
        <w:pStyle w:val="Normal1"/>
        <w:pPrChange w:id="1130" w:author="Jason Jafarian" w:date="2016-02-18T22:50:00Z">
          <w:pPr>
            <w:pStyle w:val="Heading3"/>
            <w:numPr>
              <w:numId w:val="44"/>
            </w:numPr>
            <w:ind w:left="1080" w:firstLine="0"/>
          </w:pPr>
        </w:pPrChange>
      </w:pPr>
      <w:ins w:id="1131" w:author="Jason Jafarian" w:date="2016-02-18T22:51:00Z">
        <w:r>
          <w:t>The Solr server configured in config.js will serve as the default node for each dashboard; you can configure each dashboard to point to a different Solr endpoint as long as your webserver and Solr put out the correct CORS headers. See the README file under the resources/enable-cors directory for a guide.</w:t>
        </w:r>
      </w:ins>
    </w:p>
    <w:p w14:paraId="2FC58F45" w14:textId="26AFB9C9" w:rsidR="003F5DD2" w:rsidRDefault="003F5DD2" w:rsidP="00732991">
      <w:pPr>
        <w:pStyle w:val="Heading3"/>
        <w:numPr>
          <w:ilvl w:val="3"/>
          <w:numId w:val="44"/>
        </w:numPr>
      </w:pPr>
      <w:r>
        <w:t>Need info</w:t>
      </w:r>
    </w:p>
    <w:p w14:paraId="4845844D" w14:textId="2DAC4D69" w:rsidR="004F4A09" w:rsidRDefault="00B97AC0" w:rsidP="00732991">
      <w:pPr>
        <w:pStyle w:val="Heading3"/>
        <w:numPr>
          <w:ilvl w:val="2"/>
          <w:numId w:val="44"/>
        </w:numPr>
      </w:pPr>
      <w:r>
        <w:t>Web server</w:t>
      </w:r>
      <w:bookmarkEnd w:id="1008"/>
    </w:p>
    <w:p w14:paraId="02F68737" w14:textId="77777777" w:rsidR="004F4A09" w:rsidRDefault="00B97AC0" w:rsidP="00622893">
      <w:pPr>
        <w:pStyle w:val="Normal1"/>
        <w:numPr>
          <w:ilvl w:val="0"/>
          <w:numId w:val="5"/>
        </w:numPr>
        <w:ind w:hanging="360"/>
        <w:contextualSpacing/>
        <w:rPr>
          <w:rFonts w:ascii="Arial" w:eastAsia="Arial" w:hAnsi="Arial" w:cs="Arial"/>
          <w:sz w:val="20"/>
          <w:szCs w:val="20"/>
        </w:rPr>
      </w:pPr>
      <w:r>
        <w:rPr>
          <w:rFonts w:ascii="Arial" w:eastAsia="Arial" w:hAnsi="Arial" w:cs="Arial"/>
          <w:sz w:val="20"/>
          <w:szCs w:val="20"/>
        </w:rPr>
        <w:t>Install Apache Tomcat</w:t>
      </w:r>
    </w:p>
    <w:p w14:paraId="46AE011A" w14:textId="77777777" w:rsidR="004F4A09" w:rsidRDefault="00B97AC0" w:rsidP="00622893">
      <w:pPr>
        <w:pStyle w:val="Normal1"/>
        <w:numPr>
          <w:ilvl w:val="1"/>
          <w:numId w:val="5"/>
        </w:numPr>
        <w:ind w:hanging="360"/>
        <w:contextualSpacing/>
        <w:rPr>
          <w:rFonts w:ascii="Arial" w:eastAsia="Arial" w:hAnsi="Arial" w:cs="Arial"/>
          <w:sz w:val="20"/>
          <w:szCs w:val="20"/>
        </w:rPr>
      </w:pPr>
      <w:r>
        <w:rPr>
          <w:rFonts w:ascii="Arial" w:eastAsia="Arial" w:hAnsi="Arial" w:cs="Arial"/>
          <w:sz w:val="20"/>
          <w:szCs w:val="20"/>
        </w:rPr>
        <w:t>prerequisite: java 1.8 to be installed</w:t>
      </w:r>
    </w:p>
    <w:p w14:paraId="1C6D1E2A" w14:textId="77777777" w:rsidR="004F4A09" w:rsidRDefault="00B97AC0" w:rsidP="00622893">
      <w:pPr>
        <w:pStyle w:val="Normal1"/>
        <w:numPr>
          <w:ilvl w:val="1"/>
          <w:numId w:val="5"/>
        </w:numPr>
        <w:ind w:hanging="360"/>
        <w:contextualSpacing/>
        <w:rPr>
          <w:rFonts w:ascii="Arial" w:eastAsia="Arial" w:hAnsi="Arial" w:cs="Arial"/>
          <w:sz w:val="20"/>
          <w:szCs w:val="20"/>
        </w:rPr>
      </w:pPr>
      <w:r>
        <w:rPr>
          <w:rFonts w:ascii="Arial" w:eastAsia="Arial" w:hAnsi="Arial" w:cs="Arial"/>
          <w:sz w:val="20"/>
          <w:szCs w:val="20"/>
        </w:rPr>
        <w:t>wget http://mirrors.sonic.net/apache/tomcat/tomcat-7/v7.0.61/bin/apache-tomcat-7.0.61.tar.gz</w:t>
      </w:r>
    </w:p>
    <w:p w14:paraId="212AE1F7" w14:textId="77777777" w:rsidR="004F4A09" w:rsidRDefault="00B97AC0" w:rsidP="00622893">
      <w:pPr>
        <w:pStyle w:val="Normal1"/>
        <w:numPr>
          <w:ilvl w:val="1"/>
          <w:numId w:val="5"/>
        </w:numPr>
        <w:ind w:hanging="360"/>
        <w:contextualSpacing/>
        <w:rPr>
          <w:rFonts w:ascii="Arial" w:eastAsia="Arial" w:hAnsi="Arial" w:cs="Arial"/>
          <w:sz w:val="20"/>
          <w:szCs w:val="20"/>
        </w:rPr>
      </w:pPr>
      <w:r>
        <w:rPr>
          <w:rFonts w:ascii="Arial" w:eastAsia="Arial" w:hAnsi="Arial" w:cs="Arial"/>
          <w:sz w:val="20"/>
          <w:szCs w:val="20"/>
        </w:rPr>
        <w:t>tar -xzpvf apache-tomcat-7.0.61.tar.gz</w:t>
      </w:r>
    </w:p>
    <w:p w14:paraId="052B76C2" w14:textId="77777777" w:rsidR="004F4A09" w:rsidRDefault="00B97AC0" w:rsidP="00622893">
      <w:pPr>
        <w:pStyle w:val="Normal1"/>
        <w:numPr>
          <w:ilvl w:val="1"/>
          <w:numId w:val="5"/>
        </w:numPr>
        <w:ind w:hanging="360"/>
        <w:contextualSpacing/>
        <w:rPr>
          <w:rFonts w:ascii="Arial" w:eastAsia="Arial" w:hAnsi="Arial" w:cs="Arial"/>
          <w:sz w:val="20"/>
          <w:szCs w:val="20"/>
        </w:rPr>
      </w:pPr>
      <w:r>
        <w:rPr>
          <w:rFonts w:ascii="Arial" w:eastAsia="Arial" w:hAnsi="Arial" w:cs="Arial"/>
          <w:sz w:val="20"/>
          <w:szCs w:val="20"/>
        </w:rPr>
        <w:t>mv apache-tomcat-7.0.61 /usr/local/tomcat7</w:t>
      </w:r>
    </w:p>
    <w:p w14:paraId="6F77A287" w14:textId="77777777" w:rsidR="004F4A09" w:rsidRDefault="00B97AC0" w:rsidP="00622893">
      <w:pPr>
        <w:pStyle w:val="Normal1"/>
        <w:numPr>
          <w:ilvl w:val="1"/>
          <w:numId w:val="5"/>
        </w:numPr>
        <w:ind w:hanging="360"/>
        <w:contextualSpacing/>
        <w:rPr>
          <w:rFonts w:ascii="Arial" w:eastAsia="Arial" w:hAnsi="Arial" w:cs="Arial"/>
          <w:sz w:val="20"/>
          <w:szCs w:val="20"/>
        </w:rPr>
      </w:pPr>
      <w:r>
        <w:rPr>
          <w:rFonts w:ascii="Arial" w:eastAsia="Arial" w:hAnsi="Arial" w:cs="Arial"/>
          <w:sz w:val="20"/>
          <w:szCs w:val="20"/>
        </w:rPr>
        <w:t>wget http://www.slf4j.org/dist/slf4j-1.7.12.tar.gz</w:t>
      </w:r>
    </w:p>
    <w:p w14:paraId="5BA2FBC5" w14:textId="77777777" w:rsidR="004F4A09" w:rsidRDefault="00B97AC0" w:rsidP="00622893">
      <w:pPr>
        <w:pStyle w:val="Normal1"/>
        <w:numPr>
          <w:ilvl w:val="1"/>
          <w:numId w:val="5"/>
        </w:numPr>
        <w:ind w:hanging="360"/>
        <w:contextualSpacing/>
        <w:rPr>
          <w:rFonts w:ascii="Arial" w:eastAsia="Arial" w:hAnsi="Arial" w:cs="Arial"/>
          <w:sz w:val="20"/>
          <w:szCs w:val="20"/>
        </w:rPr>
      </w:pPr>
      <w:r>
        <w:rPr>
          <w:rFonts w:ascii="Arial" w:eastAsia="Arial" w:hAnsi="Arial" w:cs="Arial"/>
          <w:sz w:val="20"/>
          <w:szCs w:val="20"/>
        </w:rPr>
        <w:t>cp slf4j-1.7.12/integration/lib/slf4j-* /usr/local/tomcat7/lib</w:t>
      </w:r>
    </w:p>
    <w:p w14:paraId="16A18F9B" w14:textId="77777777" w:rsidR="004F4A09" w:rsidRDefault="00B97AC0" w:rsidP="00622893">
      <w:pPr>
        <w:pStyle w:val="Normal1"/>
        <w:numPr>
          <w:ilvl w:val="1"/>
          <w:numId w:val="5"/>
        </w:numPr>
        <w:ind w:hanging="360"/>
        <w:contextualSpacing/>
        <w:rPr>
          <w:rFonts w:ascii="Arial" w:eastAsia="Arial" w:hAnsi="Arial" w:cs="Arial"/>
          <w:sz w:val="20"/>
          <w:szCs w:val="20"/>
        </w:rPr>
      </w:pPr>
      <w:r>
        <w:rPr>
          <w:rFonts w:ascii="Arial" w:eastAsia="Arial" w:hAnsi="Arial" w:cs="Arial"/>
          <w:sz w:val="20"/>
          <w:szCs w:val="20"/>
        </w:rPr>
        <w:t>configure server.xml, web.xml, tomcat-users.xml (files to be versioned in Git)</w:t>
      </w:r>
    </w:p>
    <w:p w14:paraId="4F0EFB62" w14:textId="77777777" w:rsidR="004F4A09" w:rsidRDefault="00B97AC0" w:rsidP="00622893">
      <w:pPr>
        <w:pStyle w:val="Normal1"/>
        <w:numPr>
          <w:ilvl w:val="1"/>
          <w:numId w:val="5"/>
        </w:numPr>
        <w:ind w:hanging="360"/>
        <w:contextualSpacing/>
        <w:rPr>
          <w:rFonts w:ascii="Arial" w:eastAsia="Arial" w:hAnsi="Arial" w:cs="Arial"/>
          <w:sz w:val="20"/>
          <w:szCs w:val="20"/>
        </w:rPr>
      </w:pPr>
      <w:r>
        <w:rPr>
          <w:rFonts w:ascii="Arial" w:eastAsia="Arial" w:hAnsi="Arial" w:cs="Arial"/>
          <w:sz w:val="20"/>
          <w:szCs w:val="20"/>
        </w:rPr>
        <w:t>cd /usr/local/tomcat7</w:t>
      </w:r>
    </w:p>
    <w:p w14:paraId="0CCEC2C9" w14:textId="77777777" w:rsidR="004F4A09" w:rsidRDefault="00B97AC0" w:rsidP="00622893">
      <w:pPr>
        <w:pStyle w:val="Normal1"/>
        <w:numPr>
          <w:ilvl w:val="1"/>
          <w:numId w:val="5"/>
        </w:numPr>
        <w:ind w:hanging="360"/>
        <w:contextualSpacing/>
        <w:rPr>
          <w:rFonts w:ascii="Arial" w:eastAsia="Arial" w:hAnsi="Arial" w:cs="Arial"/>
          <w:sz w:val="20"/>
          <w:szCs w:val="20"/>
        </w:rPr>
      </w:pPr>
      <w:r>
        <w:rPr>
          <w:rFonts w:ascii="Arial" w:eastAsia="Arial" w:hAnsi="Arial" w:cs="Arial"/>
          <w:sz w:val="20"/>
          <w:szCs w:val="20"/>
        </w:rPr>
        <w:lastRenderedPageBreak/>
        <w:t>./startup.sh</w:t>
      </w:r>
    </w:p>
    <w:p w14:paraId="731346DF" w14:textId="77777777" w:rsidR="004F4A09" w:rsidRDefault="00B97AC0" w:rsidP="00622893">
      <w:pPr>
        <w:pStyle w:val="Normal1"/>
        <w:numPr>
          <w:ilvl w:val="1"/>
          <w:numId w:val="5"/>
        </w:numPr>
        <w:ind w:hanging="360"/>
        <w:contextualSpacing/>
        <w:rPr>
          <w:rFonts w:ascii="Arial" w:eastAsia="Arial" w:hAnsi="Arial" w:cs="Arial"/>
          <w:sz w:val="20"/>
          <w:szCs w:val="20"/>
        </w:rPr>
      </w:pPr>
      <w:r>
        <w:rPr>
          <w:rFonts w:ascii="Arial" w:eastAsia="Arial" w:hAnsi="Arial" w:cs="Arial"/>
          <w:sz w:val="20"/>
          <w:szCs w:val="20"/>
        </w:rPr>
        <w:t>http://localhost:80</w:t>
      </w:r>
    </w:p>
    <w:p w14:paraId="4592DF82" w14:textId="4C978759" w:rsidR="004F4A09" w:rsidRDefault="00B97AC0" w:rsidP="00622893">
      <w:pPr>
        <w:pStyle w:val="Normal1"/>
        <w:numPr>
          <w:ilvl w:val="1"/>
          <w:numId w:val="5"/>
        </w:numPr>
        <w:ind w:hanging="360"/>
        <w:contextualSpacing/>
        <w:rPr>
          <w:rFonts w:ascii="Arial" w:eastAsia="Arial" w:hAnsi="Arial" w:cs="Arial"/>
          <w:sz w:val="20"/>
          <w:szCs w:val="20"/>
        </w:rPr>
      </w:pPr>
      <w:r>
        <w:rPr>
          <w:rFonts w:ascii="Arial" w:eastAsia="Arial" w:hAnsi="Arial" w:cs="Arial"/>
          <w:sz w:val="20"/>
          <w:szCs w:val="20"/>
        </w:rPr>
        <w:t>copy p3.war into /usr/local/tomcat7/webapps and restart tomcat</w:t>
      </w:r>
    </w:p>
    <w:p w14:paraId="32A552BF" w14:textId="77777777" w:rsidR="004F4A09" w:rsidRDefault="004F4A09">
      <w:pPr>
        <w:pStyle w:val="Normal1"/>
        <w:ind w:left="720"/>
      </w:pPr>
    </w:p>
    <w:p w14:paraId="08C927A7" w14:textId="4144866C" w:rsidR="007C37D5" w:rsidRDefault="00B97AC0" w:rsidP="00732991">
      <w:pPr>
        <w:pStyle w:val="Heading3"/>
        <w:numPr>
          <w:ilvl w:val="2"/>
          <w:numId w:val="44"/>
        </w:numPr>
        <w:contextualSpacing/>
      </w:pPr>
      <w:bookmarkStart w:id="1132" w:name="_Toc442439843"/>
      <w:bookmarkStart w:id="1133" w:name="_Toc442439844"/>
      <w:bookmarkStart w:id="1134" w:name="_Toc442439845"/>
      <w:bookmarkStart w:id="1135" w:name="_Toc442439846"/>
      <w:bookmarkStart w:id="1136" w:name="_Toc442439847"/>
      <w:bookmarkStart w:id="1137" w:name="_Toc442439848"/>
      <w:bookmarkStart w:id="1138" w:name="_Toc442439849"/>
      <w:bookmarkStart w:id="1139" w:name="_Toc442439850"/>
      <w:bookmarkStart w:id="1140" w:name="_Toc442439851"/>
      <w:bookmarkStart w:id="1141" w:name="_Toc442439852"/>
      <w:bookmarkStart w:id="1142" w:name="_Toc442439853"/>
      <w:bookmarkStart w:id="1143" w:name="_Toc442439854"/>
      <w:bookmarkStart w:id="1144" w:name="_Toc442439855"/>
      <w:bookmarkStart w:id="1145" w:name="_Toc442439856"/>
      <w:bookmarkStart w:id="1146" w:name="_Toc442439857"/>
      <w:bookmarkStart w:id="1147" w:name="_Toc442439858"/>
      <w:bookmarkStart w:id="1148" w:name="_Toc442439859"/>
      <w:bookmarkStart w:id="1149" w:name="_Toc442439860"/>
      <w:bookmarkStart w:id="1150" w:name="_Toc442439861"/>
      <w:bookmarkStart w:id="1151" w:name="_Toc442439862"/>
      <w:bookmarkStart w:id="1152" w:name="_Toc442439863"/>
      <w:bookmarkStart w:id="1153" w:name="_Toc442439864"/>
      <w:bookmarkStart w:id="1154" w:name="_Toc442439865"/>
      <w:bookmarkStart w:id="1155" w:name="h.sv49619xwvm9" w:colFirst="0" w:colLast="0"/>
      <w:bookmarkStart w:id="1156" w:name="_Toc442439866"/>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r>
        <w:t>Building P3 code</w:t>
      </w:r>
      <w:bookmarkEnd w:id="1156"/>
    </w:p>
    <w:p w14:paraId="3B447ABE" w14:textId="77777777" w:rsidR="004F4A09" w:rsidRDefault="00B97AC0">
      <w:pPr>
        <w:pStyle w:val="Normal1"/>
        <w:ind w:left="1440"/>
      </w:pPr>
      <w:r>
        <w:t>mkdir /tmp/p3</w:t>
      </w:r>
    </w:p>
    <w:p w14:paraId="4D25A65C" w14:textId="77777777" w:rsidR="004F4A09" w:rsidRDefault="00B97AC0">
      <w:pPr>
        <w:pStyle w:val="Normal1"/>
        <w:ind w:left="1440"/>
      </w:pPr>
      <w:r>
        <w:t>cd /tmp/p3</w:t>
      </w:r>
    </w:p>
    <w:p w14:paraId="386C015F" w14:textId="77777777" w:rsidR="004F4A09" w:rsidRDefault="00B97AC0">
      <w:pPr>
        <w:pStyle w:val="Normal1"/>
        <w:ind w:left="1440"/>
      </w:pPr>
      <w:r>
        <w:t>git clone https://github.com/GSA/PricesPaidGui-AWS.git</w:t>
      </w:r>
    </w:p>
    <w:p w14:paraId="227D6D35" w14:textId="77777777" w:rsidR="004F4A09" w:rsidRDefault="00B97AC0">
      <w:pPr>
        <w:pStyle w:val="Normal1"/>
        <w:ind w:left="1440"/>
      </w:pPr>
      <w:r>
        <w:t>cd  PricesPaidGui-AWS</w:t>
      </w:r>
    </w:p>
    <w:p w14:paraId="40D35FF9" w14:textId="10EAC000" w:rsidR="004F4A09" w:rsidRDefault="00B97AC0">
      <w:pPr>
        <w:pStyle w:val="Normal1"/>
        <w:ind w:left="1440"/>
      </w:pPr>
      <w:r>
        <w:t>ant -Ddeploy.to="test"</w:t>
      </w:r>
      <w:r w:rsidR="003F5DD2">
        <w:t xml:space="preserve"> &lt;target environment&gt;</w:t>
      </w:r>
    </w:p>
    <w:p w14:paraId="0815A582" w14:textId="77777777" w:rsidR="004F4A09" w:rsidRDefault="00B97AC0">
      <w:pPr>
        <w:pStyle w:val="Normal1"/>
        <w:ind w:left="1440"/>
      </w:pPr>
      <w:r>
        <w:t>cp build/p3.war into /usr/local/tomcat7/webapps/p3.war</w:t>
      </w:r>
    </w:p>
    <w:p w14:paraId="417B1BBB" w14:textId="77777777" w:rsidR="004F4A09" w:rsidRDefault="00B97AC0">
      <w:pPr>
        <w:pStyle w:val="Normal1"/>
        <w:ind w:left="1440"/>
      </w:pPr>
      <w:r>
        <w:t>service tomcat restart</w:t>
      </w:r>
    </w:p>
    <w:p w14:paraId="7CA068FE" w14:textId="7CE5C54E" w:rsidR="004F4A09" w:rsidRDefault="00B97AC0" w:rsidP="00257939">
      <w:pPr>
        <w:pStyle w:val="Normal1"/>
        <w:ind w:left="1440"/>
      </w:pPr>
      <w:r>
        <w:t>rm -rf /tmp/p3</w:t>
      </w:r>
    </w:p>
    <w:p w14:paraId="30E8DF5F" w14:textId="77777777" w:rsidR="004F4A09" w:rsidRDefault="00B97AC0" w:rsidP="00732991">
      <w:pPr>
        <w:pStyle w:val="Heading3"/>
        <w:numPr>
          <w:ilvl w:val="2"/>
          <w:numId w:val="44"/>
        </w:numPr>
        <w:contextualSpacing/>
      </w:pPr>
      <w:bookmarkStart w:id="1157" w:name="h.55yk864gvq7f" w:colFirst="0" w:colLast="0"/>
      <w:bookmarkStart w:id="1158" w:name="_Toc442439867"/>
      <w:bookmarkEnd w:id="1157"/>
      <w:r>
        <w:t>Automation with Jenkins</w:t>
      </w:r>
      <w:bookmarkEnd w:id="1158"/>
    </w:p>
    <w:p w14:paraId="70CE062B" w14:textId="77777777" w:rsidR="004F4A09" w:rsidRDefault="00B97AC0" w:rsidP="00622893">
      <w:pPr>
        <w:pStyle w:val="Normal1"/>
        <w:numPr>
          <w:ilvl w:val="0"/>
          <w:numId w:val="6"/>
        </w:numPr>
        <w:ind w:hanging="360"/>
        <w:contextualSpacing/>
      </w:pPr>
      <w:r>
        <w:t>Install latest git</w:t>
      </w:r>
    </w:p>
    <w:p w14:paraId="2ACF847A" w14:textId="77777777" w:rsidR="004F4A09" w:rsidRDefault="00B97AC0" w:rsidP="00622893">
      <w:pPr>
        <w:pStyle w:val="Normal1"/>
        <w:numPr>
          <w:ilvl w:val="0"/>
          <w:numId w:val="6"/>
        </w:numPr>
        <w:ind w:hanging="360"/>
        <w:contextualSpacing/>
      </w:pPr>
      <w:r>
        <w:t>open all ports on the web server, for the Jenkins server: 96.127.63.172/32</w:t>
      </w:r>
    </w:p>
    <w:p w14:paraId="761A02AD" w14:textId="77777777" w:rsidR="004F4A09" w:rsidRDefault="00B97AC0" w:rsidP="00622893">
      <w:pPr>
        <w:pStyle w:val="Normal1"/>
        <w:numPr>
          <w:ilvl w:val="0"/>
          <w:numId w:val="6"/>
        </w:numPr>
        <w:ind w:hanging="360"/>
        <w:contextualSpacing/>
      </w:pPr>
      <w:r>
        <w:t>add user id jenkins on the web servers, and copy same keys on all servers</w:t>
      </w:r>
    </w:p>
    <w:p w14:paraId="5EE59631" w14:textId="77777777" w:rsidR="004F4A09" w:rsidRDefault="00B97AC0" w:rsidP="00622893">
      <w:pPr>
        <w:pStyle w:val="Normal1"/>
        <w:numPr>
          <w:ilvl w:val="0"/>
          <w:numId w:val="6"/>
        </w:numPr>
        <w:ind w:hanging="360"/>
        <w:contextualSpacing/>
      </w:pPr>
      <w:r>
        <w:t>set group ownership to jenkins on /usr/local/tomcat/webapps and chmod to 775</w:t>
      </w:r>
    </w:p>
    <w:p w14:paraId="28BFACA5" w14:textId="77777777" w:rsidR="004F4A09" w:rsidRDefault="00B97AC0" w:rsidP="00622893">
      <w:pPr>
        <w:pStyle w:val="Normal1"/>
        <w:numPr>
          <w:ilvl w:val="0"/>
          <w:numId w:val="6"/>
        </w:numPr>
        <w:ind w:hanging="360"/>
        <w:contextualSpacing/>
      </w:pPr>
      <w:r>
        <w:t>set group ownership to jenkins on /usr/local/tomcat/webapps/p3.war and chmod to 660</w:t>
      </w:r>
    </w:p>
    <w:p w14:paraId="5C4EFD6C" w14:textId="77777777" w:rsidR="004F4A09" w:rsidRDefault="00B97AC0" w:rsidP="00622893">
      <w:pPr>
        <w:pStyle w:val="Normal1"/>
        <w:numPr>
          <w:ilvl w:val="0"/>
          <w:numId w:val="6"/>
        </w:numPr>
        <w:ind w:hanging="360"/>
        <w:contextualSpacing/>
      </w:pPr>
      <w:r>
        <w:t xml:space="preserve">yum install ant  </w:t>
      </w:r>
    </w:p>
    <w:p w14:paraId="5D5CFD03" w14:textId="415A1A23" w:rsidR="004F4A09" w:rsidRDefault="00B97AC0" w:rsidP="00622893">
      <w:pPr>
        <w:pStyle w:val="Normal1"/>
        <w:numPr>
          <w:ilvl w:val="0"/>
          <w:numId w:val="6"/>
        </w:numPr>
        <w:ind w:hanging="360"/>
        <w:contextualSpacing/>
      </w:pPr>
      <w:r>
        <w:t xml:space="preserve">yum install </w:t>
      </w:r>
      <w:r w:rsidRPr="00732991">
        <w:rPr>
          <w:highlight w:val="yellow"/>
        </w:rPr>
        <w:t>java-1.7.0-openjdk-devel.x86_64</w:t>
      </w:r>
    </w:p>
    <w:p w14:paraId="536341B1" w14:textId="77777777" w:rsidR="004F4A09" w:rsidRDefault="00B97AC0" w:rsidP="00622893">
      <w:pPr>
        <w:pStyle w:val="Normal1"/>
        <w:numPr>
          <w:ilvl w:val="0"/>
          <w:numId w:val="6"/>
        </w:numPr>
        <w:ind w:hanging="360"/>
        <w:contextualSpacing/>
      </w:pPr>
      <w:r>
        <w:t>setup jenkins slave node</w:t>
      </w:r>
    </w:p>
    <w:p w14:paraId="21DC08D5" w14:textId="77777777" w:rsidR="004F4A09" w:rsidRDefault="00B97AC0" w:rsidP="00622893">
      <w:pPr>
        <w:pStyle w:val="Normal1"/>
        <w:numPr>
          <w:ilvl w:val="0"/>
          <w:numId w:val="6"/>
        </w:numPr>
        <w:ind w:hanging="360"/>
        <w:contextualSpacing/>
      </w:pPr>
      <w:r>
        <w:t>setup jenkins job</w:t>
      </w:r>
    </w:p>
    <w:p w14:paraId="114B8B94" w14:textId="77777777" w:rsidR="004F4A09" w:rsidRDefault="004F4A09">
      <w:pPr>
        <w:pStyle w:val="Normal1"/>
        <w:ind w:left="1440"/>
      </w:pPr>
    </w:p>
    <w:p w14:paraId="1A366916" w14:textId="77777777" w:rsidR="004F4A09" w:rsidRDefault="00B97AC0" w:rsidP="00732991">
      <w:pPr>
        <w:pStyle w:val="Heading3"/>
        <w:numPr>
          <w:ilvl w:val="2"/>
          <w:numId w:val="44"/>
        </w:numPr>
        <w:contextualSpacing/>
      </w:pPr>
      <w:bookmarkStart w:id="1159" w:name="h.me9uj0jp04fw" w:colFirst="0" w:colLast="0"/>
      <w:bookmarkStart w:id="1160" w:name="_Toc442439868"/>
      <w:bookmarkEnd w:id="1159"/>
      <w:r>
        <w:t>Enable FIPS in Tomcat</w:t>
      </w:r>
      <w:bookmarkEnd w:id="1160"/>
    </w:p>
    <w:p w14:paraId="684AB2A6" w14:textId="465541C6" w:rsidR="004F4A09" w:rsidRDefault="00B97AC0">
      <w:pPr>
        <w:pStyle w:val="Normal1"/>
        <w:ind w:left="1440"/>
      </w:pPr>
      <w:r>
        <w:t>Enable FIPS for Tomcat</w:t>
      </w:r>
    </w:p>
    <w:p w14:paraId="14B484BE" w14:textId="77777777" w:rsidR="004F4A09" w:rsidRDefault="00B97AC0">
      <w:pPr>
        <w:pStyle w:val="Normal1"/>
        <w:ind w:left="1440"/>
      </w:pPr>
      <w:r>
        <w:t>sudo su -</w:t>
      </w:r>
    </w:p>
    <w:p w14:paraId="17A76D5E" w14:textId="4FC934D3" w:rsidR="004F4A09" w:rsidRDefault="00B97AC0">
      <w:pPr>
        <w:pStyle w:val="Normal1"/>
        <w:ind w:left="1440"/>
      </w:pPr>
      <w:r>
        <w:t>cd /var/tmp</w:t>
      </w:r>
    </w:p>
    <w:p w14:paraId="0D1B6088" w14:textId="77777777" w:rsidR="004F4A09" w:rsidRDefault="00B97AC0">
      <w:pPr>
        <w:pStyle w:val="Normal1"/>
        <w:ind w:left="1440"/>
      </w:pPr>
      <w:r>
        <w:lastRenderedPageBreak/>
        <w:t>1. Change the following line in server.xml adding FIPSMode="on"</w:t>
      </w:r>
    </w:p>
    <w:p w14:paraId="7DD1878F" w14:textId="74FC7211" w:rsidR="004F4A09" w:rsidRDefault="00B97AC0">
      <w:pPr>
        <w:pStyle w:val="Normal1"/>
        <w:ind w:left="1440"/>
      </w:pPr>
      <w:r>
        <w:tab/>
        <w:t xml:space="preserve">&lt;Listener className="org.apache.catalina.core.AprLifecycleListener" SSLEngine="on" FIPSMode="on"/&gt; </w:t>
      </w:r>
    </w:p>
    <w:p w14:paraId="6A4A631F" w14:textId="77777777" w:rsidR="004F4A09" w:rsidRDefault="00B97AC0">
      <w:pPr>
        <w:pStyle w:val="Normal1"/>
        <w:ind w:left="1440"/>
      </w:pPr>
      <w:r>
        <w:t>2. install apr (Apache portable runtime)</w:t>
      </w:r>
    </w:p>
    <w:p w14:paraId="42C984F0" w14:textId="77777777" w:rsidR="004F4A09" w:rsidRDefault="00B97AC0">
      <w:pPr>
        <w:pStyle w:val="Normal1"/>
        <w:ind w:left="1440"/>
      </w:pPr>
      <w:r>
        <w:tab/>
        <w:t>wget http://www.interior-dsgn.com/apache/apr/apr-1.5.2.tar.gz</w:t>
      </w:r>
    </w:p>
    <w:p w14:paraId="47FDBB83" w14:textId="77777777" w:rsidR="004F4A09" w:rsidRDefault="00B97AC0">
      <w:pPr>
        <w:pStyle w:val="Normal1"/>
        <w:ind w:left="1440"/>
      </w:pPr>
      <w:r>
        <w:tab/>
        <w:t>tar -xzpvf apr-1.5.2.tar.gz</w:t>
      </w:r>
    </w:p>
    <w:p w14:paraId="6C0F5FA3" w14:textId="77777777" w:rsidR="004F4A09" w:rsidRDefault="00B97AC0">
      <w:pPr>
        <w:pStyle w:val="Normal1"/>
        <w:ind w:left="1440"/>
      </w:pPr>
      <w:r>
        <w:tab/>
        <w:t>cd apr-1.5.2</w:t>
      </w:r>
    </w:p>
    <w:p w14:paraId="24D4E242" w14:textId="77777777" w:rsidR="004F4A09" w:rsidRDefault="00B97AC0">
      <w:pPr>
        <w:pStyle w:val="Normal1"/>
        <w:ind w:left="1440"/>
      </w:pPr>
      <w:r>
        <w:tab/>
        <w:t>./configure</w:t>
      </w:r>
    </w:p>
    <w:p w14:paraId="15F8C323" w14:textId="77777777" w:rsidR="004F4A09" w:rsidRDefault="00B97AC0">
      <w:pPr>
        <w:pStyle w:val="Normal1"/>
        <w:ind w:left="1440"/>
      </w:pPr>
      <w:r>
        <w:tab/>
        <w:t>make</w:t>
      </w:r>
    </w:p>
    <w:p w14:paraId="03902327" w14:textId="13B0FA34" w:rsidR="004F4A09" w:rsidRDefault="00B97AC0">
      <w:pPr>
        <w:pStyle w:val="Normal1"/>
        <w:ind w:left="1440"/>
      </w:pPr>
      <w:r>
        <w:tab/>
        <w:t>make install</w:t>
      </w:r>
    </w:p>
    <w:p w14:paraId="4BA142B8" w14:textId="77777777" w:rsidR="004F4A09" w:rsidRDefault="00B97AC0">
      <w:pPr>
        <w:pStyle w:val="Normal1"/>
        <w:ind w:left="1440"/>
      </w:pPr>
      <w:r>
        <w:t>3. install apr-util</w:t>
      </w:r>
    </w:p>
    <w:p w14:paraId="0489657D" w14:textId="77777777" w:rsidR="004F4A09" w:rsidRDefault="00B97AC0">
      <w:pPr>
        <w:pStyle w:val="Normal1"/>
        <w:ind w:left="1440"/>
      </w:pPr>
      <w:r>
        <w:tab/>
        <w:t>wget http://apache.mirrors.pair.com//apr/apr-util-1.5.4.tar.gz</w:t>
      </w:r>
    </w:p>
    <w:p w14:paraId="26071B51" w14:textId="77777777" w:rsidR="004F4A09" w:rsidRDefault="00B97AC0">
      <w:pPr>
        <w:pStyle w:val="Normal1"/>
        <w:ind w:left="1440"/>
      </w:pPr>
      <w:r>
        <w:tab/>
        <w:t>tar -xzpvf apr-util-1.5.4.tar.gz</w:t>
      </w:r>
    </w:p>
    <w:p w14:paraId="79AFC106" w14:textId="77777777" w:rsidR="004F4A09" w:rsidRDefault="00B97AC0">
      <w:pPr>
        <w:pStyle w:val="Normal1"/>
        <w:ind w:left="1440"/>
      </w:pPr>
      <w:r>
        <w:tab/>
        <w:t>cd apr-util-1.5.4</w:t>
      </w:r>
    </w:p>
    <w:p w14:paraId="668CF1C6" w14:textId="77777777" w:rsidR="004F4A09" w:rsidRDefault="00B97AC0">
      <w:pPr>
        <w:pStyle w:val="Normal1"/>
        <w:ind w:left="1440"/>
      </w:pPr>
      <w:r>
        <w:tab/>
        <w:t>./configure --with-apr=/usr/local/apr</w:t>
      </w:r>
    </w:p>
    <w:p w14:paraId="482416AA" w14:textId="77777777" w:rsidR="004F4A09" w:rsidRDefault="00B97AC0">
      <w:pPr>
        <w:pStyle w:val="Normal1"/>
        <w:ind w:left="1440"/>
      </w:pPr>
      <w:r>
        <w:tab/>
        <w:t>make</w:t>
      </w:r>
    </w:p>
    <w:p w14:paraId="5C4B3CDD" w14:textId="077B5278" w:rsidR="004F4A09" w:rsidRDefault="00B97AC0">
      <w:pPr>
        <w:pStyle w:val="Normal1"/>
        <w:ind w:left="1440"/>
      </w:pPr>
      <w:r>
        <w:tab/>
        <w:t>make install</w:t>
      </w:r>
    </w:p>
    <w:p w14:paraId="4D6ACBFE" w14:textId="77777777" w:rsidR="004F4A09" w:rsidRDefault="00B97AC0">
      <w:pPr>
        <w:pStyle w:val="Normal1"/>
        <w:ind w:left="1440"/>
      </w:pPr>
      <w:r>
        <w:t>4. Add this line to /etc/profile</w:t>
      </w:r>
    </w:p>
    <w:p w14:paraId="20359885" w14:textId="21177434" w:rsidR="004F4A09" w:rsidRDefault="00B97AC0">
      <w:pPr>
        <w:pStyle w:val="Normal1"/>
        <w:ind w:left="1440"/>
      </w:pPr>
      <w:r>
        <w:tab/>
        <w:t xml:space="preserve">export LD_LIBRARY_PATH='$LD_LIBRARY_PATH:/usr/local/apr/lib'​ </w:t>
      </w:r>
    </w:p>
    <w:p w14:paraId="4328F584" w14:textId="77777777" w:rsidR="004F4A09" w:rsidRDefault="00B97AC0">
      <w:pPr>
        <w:pStyle w:val="Normal1"/>
        <w:ind w:left="1440"/>
      </w:pPr>
      <w:r>
        <w:t>5. install tomcat-native</w:t>
      </w:r>
    </w:p>
    <w:p w14:paraId="155FA292" w14:textId="1BD1A19F" w:rsidR="004F4A09" w:rsidRDefault="00B97AC0" w:rsidP="00732991">
      <w:pPr>
        <w:pStyle w:val="Normal1"/>
        <w:ind w:left="1440"/>
        <w:jc w:val="left"/>
      </w:pPr>
      <w:r>
        <w:tab/>
        <w:t>wget</w:t>
      </w:r>
      <w:r w:rsidR="000040AA">
        <w:t xml:space="preserve"> </w:t>
      </w:r>
      <w:r>
        <w:t>http://mirror.sdunix.com/apache/tomcat/tomcat-connectors/native/1.1.33/source/tomcat-native-1.1.33-src.tar.gz</w:t>
      </w:r>
    </w:p>
    <w:p w14:paraId="10EC77CF" w14:textId="77777777" w:rsidR="004F4A09" w:rsidRDefault="00B97AC0">
      <w:pPr>
        <w:pStyle w:val="Normal1"/>
        <w:ind w:left="1440"/>
      </w:pPr>
      <w:r>
        <w:tab/>
        <w:t>tar -xzpvf tomcat-native-1.1.33-src.tar.gz</w:t>
      </w:r>
    </w:p>
    <w:p w14:paraId="5ABCFF96" w14:textId="77777777" w:rsidR="004F4A09" w:rsidRDefault="00B97AC0">
      <w:pPr>
        <w:pStyle w:val="Normal1"/>
        <w:ind w:left="1440"/>
      </w:pPr>
      <w:r>
        <w:tab/>
        <w:t>cd tomcat-native-1.1.33-src/jni/native</w:t>
      </w:r>
    </w:p>
    <w:p w14:paraId="1FA610F5" w14:textId="77777777" w:rsidR="004F4A09" w:rsidRDefault="00B97AC0">
      <w:pPr>
        <w:pStyle w:val="Normal1"/>
        <w:ind w:left="1440"/>
      </w:pPr>
      <w:r>
        <w:tab/>
        <w:t>JAVA_HOME=/usr/lib/jvm/java-1.7.0-openjdk-1.7.0.79.x86_64</w:t>
      </w:r>
    </w:p>
    <w:p w14:paraId="40E55D52" w14:textId="5432031D" w:rsidR="004F4A09" w:rsidRDefault="00B97AC0">
      <w:pPr>
        <w:pStyle w:val="Normal1"/>
        <w:ind w:left="1440"/>
      </w:pPr>
      <w:r>
        <w:lastRenderedPageBreak/>
        <w:tab/>
      </w:r>
      <w:r w:rsidR="00BD7DFB">
        <w:t>sudo .</w:t>
      </w:r>
      <w:r>
        <w:t xml:space="preserve">/configure --with-apr=/usr/local/apr --with-java-home=$JAVA_HOME </w:t>
      </w:r>
    </w:p>
    <w:p w14:paraId="3A39F638" w14:textId="77777777" w:rsidR="004F4A09" w:rsidRDefault="00B97AC0">
      <w:pPr>
        <w:pStyle w:val="Normal1"/>
        <w:ind w:left="1440"/>
      </w:pPr>
      <w:r>
        <w:tab/>
        <w:t>make</w:t>
      </w:r>
    </w:p>
    <w:p w14:paraId="2556264A" w14:textId="1DAE4BC6" w:rsidR="004F4A09" w:rsidRDefault="00B97AC0">
      <w:pPr>
        <w:pStyle w:val="Normal1"/>
        <w:ind w:left="1440"/>
      </w:pPr>
      <w:r>
        <w:tab/>
        <w:t>make install</w:t>
      </w:r>
    </w:p>
    <w:p w14:paraId="7507BCB2" w14:textId="77777777" w:rsidR="004F4A09" w:rsidRDefault="00B97AC0">
      <w:pPr>
        <w:pStyle w:val="Normal1"/>
        <w:ind w:left="1440"/>
      </w:pPr>
      <w:r>
        <w:t>6. Adding the following line to catalina.sh</w:t>
      </w:r>
    </w:p>
    <w:p w14:paraId="3851B628" w14:textId="429DB569" w:rsidR="004F4A09" w:rsidRDefault="00B97AC0">
      <w:pPr>
        <w:pStyle w:val="Normal1"/>
        <w:ind w:left="1440"/>
      </w:pPr>
      <w:r>
        <w:tab/>
        <w:t xml:space="preserve">CATALINA_OPTS="-Djava.library.path=/usr/local/apr/lib" </w:t>
      </w:r>
    </w:p>
    <w:p w14:paraId="31C5E79C" w14:textId="77777777" w:rsidR="004F4A09" w:rsidRDefault="00B97AC0">
      <w:pPr>
        <w:pStyle w:val="Normal1"/>
        <w:ind w:left="1440"/>
      </w:pPr>
      <w:r>
        <w:t>7. Intall openssl-fips</w:t>
      </w:r>
    </w:p>
    <w:p w14:paraId="105325AA" w14:textId="77777777" w:rsidR="004F4A09" w:rsidRDefault="00B97AC0">
      <w:pPr>
        <w:pStyle w:val="Normal1"/>
        <w:ind w:left="1440"/>
      </w:pPr>
      <w:r>
        <w:tab/>
        <w:t>wget https://www.openssl.org/source/openssl-fips-2.0.9.tar.gz</w:t>
      </w:r>
    </w:p>
    <w:p w14:paraId="60D8A400" w14:textId="77777777" w:rsidR="004F4A09" w:rsidRDefault="00B97AC0">
      <w:pPr>
        <w:pStyle w:val="Normal1"/>
        <w:ind w:left="1440"/>
      </w:pPr>
      <w:r>
        <w:tab/>
        <w:t>tar -xzpvf openssl-fips-2.0.9.tar.gz</w:t>
      </w:r>
    </w:p>
    <w:p w14:paraId="72188B82" w14:textId="77777777" w:rsidR="004F4A09" w:rsidRDefault="00B97AC0">
      <w:pPr>
        <w:pStyle w:val="Normal1"/>
        <w:ind w:left="1440"/>
      </w:pPr>
      <w:r>
        <w:tab/>
        <w:t>cd openssl-fips-2.0.9</w:t>
      </w:r>
    </w:p>
    <w:p w14:paraId="32ACEF91" w14:textId="77777777" w:rsidR="004F4A09" w:rsidRDefault="00B97AC0">
      <w:pPr>
        <w:pStyle w:val="Normal1"/>
        <w:ind w:left="1440"/>
      </w:pPr>
      <w:r>
        <w:tab/>
        <w:t>./config</w:t>
      </w:r>
    </w:p>
    <w:p w14:paraId="2F6F5289" w14:textId="77777777" w:rsidR="004F4A09" w:rsidRDefault="00B97AC0">
      <w:pPr>
        <w:pStyle w:val="Normal1"/>
        <w:ind w:left="1440"/>
      </w:pPr>
      <w:r>
        <w:tab/>
        <w:t>./config fips</w:t>
      </w:r>
    </w:p>
    <w:p w14:paraId="5CBE28D6" w14:textId="77777777" w:rsidR="004F4A09" w:rsidRDefault="00B97AC0">
      <w:pPr>
        <w:pStyle w:val="Normal1"/>
        <w:ind w:left="1440"/>
      </w:pPr>
      <w:r>
        <w:tab/>
        <w:t>make</w:t>
      </w:r>
    </w:p>
    <w:p w14:paraId="328DA868" w14:textId="374545C0" w:rsidR="004F4A09" w:rsidRDefault="00B97AC0">
      <w:pPr>
        <w:pStyle w:val="Normal1"/>
        <w:ind w:left="1440"/>
      </w:pPr>
      <w:r>
        <w:tab/>
        <w:t>make install</w:t>
      </w:r>
    </w:p>
    <w:p w14:paraId="7F825E24" w14:textId="77777777" w:rsidR="004F4A09" w:rsidRDefault="00B97AC0">
      <w:pPr>
        <w:pStyle w:val="Normal1"/>
        <w:ind w:left="1440"/>
      </w:pPr>
      <w:r>
        <w:t>8. Install openssl-fips-ecp</w:t>
      </w:r>
    </w:p>
    <w:p w14:paraId="47628C67" w14:textId="77777777" w:rsidR="004F4A09" w:rsidRDefault="00B97AC0">
      <w:pPr>
        <w:pStyle w:val="Normal1"/>
        <w:ind w:left="1440"/>
      </w:pPr>
      <w:r>
        <w:tab/>
        <w:t>wget https://www.openssl.org/source/openssl-fips-ecp-2.0.9.tar.gz</w:t>
      </w:r>
    </w:p>
    <w:p w14:paraId="2AB1390A" w14:textId="77777777" w:rsidR="004F4A09" w:rsidRDefault="00B97AC0">
      <w:pPr>
        <w:pStyle w:val="Normal1"/>
        <w:ind w:left="1440"/>
      </w:pPr>
      <w:r>
        <w:tab/>
        <w:t>tar -xzpvf openssl-fips-ecp-2.0.9.tar.gz</w:t>
      </w:r>
    </w:p>
    <w:p w14:paraId="6BE60481" w14:textId="77777777" w:rsidR="004F4A09" w:rsidRDefault="00B97AC0">
      <w:pPr>
        <w:pStyle w:val="Normal1"/>
        <w:ind w:left="1440"/>
      </w:pPr>
      <w:r>
        <w:tab/>
        <w:t>cd openssl-fipps-ecp-2.0.0</w:t>
      </w:r>
    </w:p>
    <w:p w14:paraId="7247BAD4" w14:textId="77777777" w:rsidR="004F4A09" w:rsidRDefault="00B97AC0">
      <w:pPr>
        <w:pStyle w:val="Normal1"/>
        <w:ind w:left="1440"/>
      </w:pPr>
      <w:r>
        <w:tab/>
        <w:t>./config</w:t>
      </w:r>
    </w:p>
    <w:p w14:paraId="44D73B7F" w14:textId="77777777" w:rsidR="004F4A09" w:rsidRDefault="00B97AC0">
      <w:pPr>
        <w:pStyle w:val="Normal1"/>
        <w:ind w:left="1440"/>
      </w:pPr>
      <w:r>
        <w:tab/>
        <w:t>make</w:t>
      </w:r>
    </w:p>
    <w:p w14:paraId="101240F2" w14:textId="77777777" w:rsidR="004F4A09" w:rsidRDefault="00B97AC0">
      <w:pPr>
        <w:pStyle w:val="Normal1"/>
        <w:ind w:left="1440"/>
      </w:pPr>
      <w:r>
        <w:tab/>
        <w:t>make install</w:t>
      </w:r>
    </w:p>
    <w:p w14:paraId="2752342B" w14:textId="77777777" w:rsidR="004F4A09" w:rsidRDefault="004F4A09">
      <w:pPr>
        <w:pStyle w:val="Normal1"/>
        <w:ind w:left="1440"/>
      </w:pPr>
    </w:p>
    <w:p w14:paraId="17A82E90" w14:textId="77777777" w:rsidR="004F4A09" w:rsidRDefault="00B97AC0">
      <w:pPr>
        <w:pStyle w:val="Normal1"/>
        <w:ind w:left="1440"/>
      </w:pPr>
      <w:r>
        <w:t>9. install openssl</w:t>
      </w:r>
    </w:p>
    <w:p w14:paraId="2A0F1518" w14:textId="77777777" w:rsidR="004F4A09" w:rsidRDefault="00B97AC0">
      <w:pPr>
        <w:pStyle w:val="Normal1"/>
        <w:ind w:left="1440"/>
      </w:pPr>
      <w:r>
        <w:tab/>
        <w:t>wget https://www.openssl.org/source/openssl-1.0.2-latest.tar.gz</w:t>
      </w:r>
    </w:p>
    <w:p w14:paraId="1FA8F7D6" w14:textId="77777777" w:rsidR="004F4A09" w:rsidRDefault="00B97AC0">
      <w:pPr>
        <w:pStyle w:val="Normal1"/>
        <w:ind w:left="1440"/>
      </w:pPr>
      <w:r>
        <w:tab/>
        <w:t>cd openssl-1.0.2c/</w:t>
      </w:r>
    </w:p>
    <w:p w14:paraId="05F16F9C" w14:textId="2B3EC1E2" w:rsidR="004F4A09" w:rsidRDefault="00B97AC0">
      <w:pPr>
        <w:pStyle w:val="Normal1"/>
        <w:ind w:left="1440"/>
      </w:pPr>
      <w:r>
        <w:lastRenderedPageBreak/>
        <w:tab/>
        <w:t>./config fips --prefix=/usr/local --with-fipsdir=/usr/local/ssl/fips-2.0</w:t>
      </w:r>
    </w:p>
    <w:p w14:paraId="0D2488EB" w14:textId="2EF1176F" w:rsidR="004F4A09" w:rsidRDefault="00B97AC0">
      <w:pPr>
        <w:pStyle w:val="Normal1"/>
        <w:ind w:left="1440"/>
      </w:pPr>
      <w:r>
        <w:tab/>
        <w:t>make</w:t>
      </w:r>
    </w:p>
    <w:p w14:paraId="5C87680F" w14:textId="721CD9B5" w:rsidR="004F4A09" w:rsidRDefault="00B97AC0">
      <w:pPr>
        <w:pStyle w:val="Normal1"/>
        <w:ind w:left="1440"/>
      </w:pPr>
      <w:r>
        <w:tab/>
        <w:t>make install</w:t>
      </w:r>
    </w:p>
    <w:p w14:paraId="0D01419A" w14:textId="39038F22" w:rsidR="004F4A09" w:rsidRDefault="00B97AC0">
      <w:pPr>
        <w:pStyle w:val="Normal1"/>
        <w:ind w:left="1440"/>
      </w:pPr>
      <w:r>
        <w:t>10. restart tomcat</w:t>
      </w:r>
    </w:p>
    <w:p w14:paraId="043E6938" w14:textId="77777777" w:rsidR="004F4A09" w:rsidRDefault="00B97AC0" w:rsidP="00732991">
      <w:pPr>
        <w:pStyle w:val="Heading3"/>
        <w:numPr>
          <w:ilvl w:val="2"/>
          <w:numId w:val="44"/>
        </w:numPr>
        <w:contextualSpacing/>
      </w:pPr>
      <w:bookmarkStart w:id="1161" w:name="h.kgvjvhxhy0au" w:colFirst="0" w:colLast="0"/>
      <w:bookmarkStart w:id="1162" w:name="_Toc442439869"/>
      <w:bookmarkEnd w:id="1161"/>
      <w:r>
        <w:t>Password</w:t>
      </w:r>
      <w:bookmarkEnd w:id="1162"/>
    </w:p>
    <w:p w14:paraId="69574CA1" w14:textId="77777777" w:rsidR="004F4A09" w:rsidRDefault="00B97AC0">
      <w:pPr>
        <w:pStyle w:val="Normal1"/>
        <w:ind w:left="1440"/>
      </w:pPr>
      <w:r>
        <w:t>All passwords used are created following below guidelines:</w:t>
      </w:r>
    </w:p>
    <w:p w14:paraId="55239AAC" w14:textId="77777777" w:rsidR="004F4A09" w:rsidRDefault="00B97AC0">
      <w:pPr>
        <w:pStyle w:val="Normal1"/>
        <w:ind w:left="1440"/>
      </w:pPr>
      <w:r>
        <w:rPr>
          <w:rFonts w:ascii="Arial" w:eastAsia="Arial" w:hAnsi="Arial" w:cs="Arial"/>
          <w:sz w:val="20"/>
          <w:szCs w:val="20"/>
          <w:highlight w:val="white"/>
        </w:rPr>
        <w:t>"An authentication scheme using passwords as a credential must implement the following security requirements:</w:t>
      </w:r>
    </w:p>
    <w:p w14:paraId="51F19EB0" w14:textId="77777777" w:rsidR="004F4A09" w:rsidRDefault="00B97AC0">
      <w:pPr>
        <w:pStyle w:val="Normal1"/>
        <w:ind w:left="1440"/>
      </w:pPr>
      <w:r>
        <w:rPr>
          <w:rFonts w:ascii="Arial" w:eastAsia="Arial" w:hAnsi="Arial" w:cs="Arial"/>
          <w:sz w:val="20"/>
          <w:szCs w:val="20"/>
          <w:highlight w:val="white"/>
        </w:rPr>
        <w:t>(1) Passwords must contain a minimum of eight (8) characters which include a combination of letters, numbers, and special characters. Accounts used to access Federal Desktop Core Configurtion (USGB) compliant workstations (i.e. Windows XP and Windows Vista) must contain a minimum of sixteen (16) characters but do not have to contain a combination of letters, numbers, and special characters.</w:t>
      </w:r>
    </w:p>
    <w:p w14:paraId="3D61967C" w14:textId="77777777" w:rsidR="004F4A09" w:rsidRDefault="00B97AC0">
      <w:pPr>
        <w:pStyle w:val="Normal1"/>
        <w:ind w:left="1440"/>
      </w:pPr>
      <w:r>
        <w:rPr>
          <w:rFonts w:ascii="Arial" w:eastAsia="Arial" w:hAnsi="Arial" w:cs="Arial"/>
          <w:sz w:val="20"/>
          <w:szCs w:val="20"/>
          <w:highlight w:val="white"/>
        </w:rPr>
        <w:t xml:space="preserve">(2) Information systems must be designed to require passwords to be changed </w:t>
      </w:r>
      <w:bookmarkStart w:id="1163" w:name="_GoBack"/>
      <w:bookmarkEnd w:id="1163"/>
      <w:r>
        <w:rPr>
          <w:rFonts w:ascii="Arial" w:eastAsia="Arial" w:hAnsi="Arial" w:cs="Arial"/>
          <w:sz w:val="20"/>
          <w:szCs w:val="20"/>
          <w:highlight w:val="white"/>
        </w:rPr>
        <w:t>every 90 days.</w:t>
      </w:r>
    </w:p>
    <w:p w14:paraId="63D6F700" w14:textId="5896E650" w:rsidR="004F4A09" w:rsidRDefault="00B97AC0">
      <w:pPr>
        <w:pStyle w:val="Normal1"/>
        <w:ind w:left="1440"/>
      </w:pPr>
      <w:r>
        <w:rPr>
          <w:rFonts w:ascii="Arial" w:eastAsia="Arial" w:hAnsi="Arial" w:cs="Arial"/>
          <w:sz w:val="20"/>
          <w:szCs w:val="20"/>
          <w:highlight w:val="white"/>
        </w:rPr>
        <w:t xml:space="preserve">(3) Information systems must automatically lockout users after not more than ten (10) failed access attempts during a </w:t>
      </w:r>
      <w:r w:rsidR="00297A78">
        <w:rPr>
          <w:rFonts w:ascii="Arial" w:eastAsia="Arial" w:hAnsi="Arial" w:cs="Arial"/>
          <w:sz w:val="20"/>
          <w:szCs w:val="20"/>
          <w:highlight w:val="white"/>
        </w:rPr>
        <w:t>30-minute</w:t>
      </w:r>
      <w:r>
        <w:rPr>
          <w:rFonts w:ascii="Arial" w:eastAsia="Arial" w:hAnsi="Arial" w:cs="Arial"/>
          <w:sz w:val="20"/>
          <w:szCs w:val="20"/>
          <w:highlight w:val="white"/>
        </w:rPr>
        <w:t xml:space="preserve"> time period. Accounts must remain locked for a minimum of 30 minutes for the next login prompt.</w:t>
      </w:r>
    </w:p>
    <w:p w14:paraId="48CEA0AD" w14:textId="300E7889" w:rsidR="004F4A09" w:rsidRDefault="00B97AC0">
      <w:pPr>
        <w:pStyle w:val="Normal1"/>
        <w:ind w:left="1440"/>
      </w:pPr>
      <w:r>
        <w:rPr>
          <w:rFonts w:ascii="Arial" w:eastAsia="Arial" w:hAnsi="Arial" w:cs="Arial"/>
          <w:sz w:val="20"/>
          <w:szCs w:val="20"/>
          <w:highlight w:val="white"/>
        </w:rPr>
        <w:t xml:space="preserve">(4) Passwords for Blackberry devices must be a minimum of 4 characters, but do not have to be a combination of letters, numbers, and special characters. Passwords for all other mobile devices such as GSA approved smart phones, iPads, and tablets must be a minimum of 6 characters but do not have to be a combination of letters, numbers, and special characters. The </w:t>
      </w:r>
      <w:r w:rsidR="00297A78">
        <w:rPr>
          <w:rFonts w:ascii="Arial" w:eastAsia="Arial" w:hAnsi="Arial" w:cs="Arial"/>
          <w:sz w:val="20"/>
          <w:szCs w:val="20"/>
          <w:highlight w:val="white"/>
        </w:rPr>
        <w:t>six-character</w:t>
      </w:r>
      <w:r>
        <w:rPr>
          <w:rFonts w:ascii="Arial" w:eastAsia="Arial" w:hAnsi="Arial" w:cs="Arial"/>
          <w:sz w:val="20"/>
          <w:szCs w:val="20"/>
          <w:highlight w:val="white"/>
        </w:rPr>
        <w:t xml:space="preserve"> password requirement also applies to personal mobile devices accessing GSA data or systems.</w:t>
      </w:r>
    </w:p>
    <w:p w14:paraId="39F6F958" w14:textId="3632E1B5" w:rsidR="004F4A09" w:rsidRDefault="00B97AC0">
      <w:pPr>
        <w:pStyle w:val="Normal1"/>
        <w:ind w:left="1440"/>
      </w:pPr>
      <w:r>
        <w:rPr>
          <w:rFonts w:ascii="Arial" w:eastAsia="Arial" w:hAnsi="Arial" w:cs="Arial"/>
          <w:sz w:val="20"/>
          <w:szCs w:val="20"/>
          <w:highlight w:val="white"/>
        </w:rPr>
        <w:t xml:space="preserve">(5) Passwords must not be stored in forms (i.e. Windows dialog boxes, web forms, </w:t>
      </w:r>
      <w:r w:rsidR="00297A78">
        <w:rPr>
          <w:rFonts w:ascii="Arial" w:eastAsia="Arial" w:hAnsi="Arial" w:cs="Arial"/>
          <w:sz w:val="20"/>
          <w:szCs w:val="20"/>
          <w:highlight w:val="white"/>
        </w:rPr>
        <w:t>etc.</w:t>
      </w:r>
      <w:r>
        <w:rPr>
          <w:rFonts w:ascii="Arial" w:eastAsia="Arial" w:hAnsi="Arial" w:cs="Arial"/>
          <w:sz w:val="20"/>
          <w:szCs w:val="20"/>
          <w:highlight w:val="white"/>
        </w:rPr>
        <w:t>).</w:t>
      </w:r>
    </w:p>
    <w:p w14:paraId="52C87F68" w14:textId="77777777" w:rsidR="004F4A09" w:rsidRDefault="00B97AC0">
      <w:pPr>
        <w:pStyle w:val="Normal1"/>
        <w:ind w:left="1440"/>
      </w:pPr>
      <w:r>
        <w:rPr>
          <w:rFonts w:ascii="Arial" w:eastAsia="Arial" w:hAnsi="Arial" w:cs="Arial"/>
          <w:sz w:val="20"/>
          <w:szCs w:val="20"/>
          <w:highlight w:val="white"/>
        </w:rPr>
        <w:t>(6) All default passwords on network devices, databases, operating systems, etc. must be changed.</w:t>
      </w:r>
    </w:p>
    <w:p w14:paraId="70CC9BD5" w14:textId="77777777" w:rsidR="004F4A09" w:rsidRDefault="00B97AC0">
      <w:pPr>
        <w:pStyle w:val="Normal1"/>
        <w:ind w:left="1440"/>
      </w:pPr>
      <w:r>
        <w:rPr>
          <w:rFonts w:ascii="Arial" w:eastAsia="Arial" w:hAnsi="Arial" w:cs="Arial"/>
          <w:sz w:val="20"/>
          <w:szCs w:val="20"/>
          <w:highlight w:val="white"/>
        </w:rPr>
        <w:t>(7) Other than default or one time use passwords, passwords must never be sent via email, regular mail, or interoffice mail.</w:t>
      </w:r>
    </w:p>
    <w:p w14:paraId="74833F86" w14:textId="77777777" w:rsidR="004F4A09" w:rsidRDefault="00B97AC0">
      <w:pPr>
        <w:pStyle w:val="Normal1"/>
        <w:ind w:left="1440"/>
      </w:pPr>
      <w:r>
        <w:rPr>
          <w:rFonts w:ascii="Arial" w:eastAsia="Arial" w:hAnsi="Arial" w:cs="Arial"/>
          <w:sz w:val="20"/>
          <w:szCs w:val="20"/>
          <w:highlight w:val="white"/>
        </w:rPr>
        <w:t>(8) User IDs and passwords must never be distributed together (i.e. same e-mail, regular mail, interoffice mail, etc.).</w:t>
      </w:r>
    </w:p>
    <w:p w14:paraId="3F72B998" w14:textId="5909B099" w:rsidR="004F4A09" w:rsidRDefault="00B97AC0">
      <w:pPr>
        <w:pStyle w:val="Normal1"/>
        <w:ind w:left="1440"/>
      </w:pPr>
      <w:r>
        <w:rPr>
          <w:rFonts w:ascii="Arial" w:eastAsia="Arial" w:hAnsi="Arial" w:cs="Arial"/>
          <w:sz w:val="20"/>
          <w:szCs w:val="20"/>
          <w:highlight w:val="white"/>
        </w:rPr>
        <w:t>(9) Users must be authenticated before resetting or distributing a password.</w:t>
      </w:r>
    </w:p>
    <w:p w14:paraId="02A2593D" w14:textId="77777777" w:rsidR="004F4A09" w:rsidRDefault="00B97AC0" w:rsidP="00732991">
      <w:pPr>
        <w:pStyle w:val="Heading1"/>
        <w:numPr>
          <w:ilvl w:val="0"/>
          <w:numId w:val="44"/>
        </w:numPr>
      </w:pPr>
      <w:bookmarkStart w:id="1164" w:name="h.58ep27clrk7l" w:colFirst="0" w:colLast="0"/>
      <w:bookmarkStart w:id="1165" w:name="_Toc442439870"/>
      <w:bookmarkStart w:id="1166" w:name="_Toc442439871"/>
      <w:bookmarkStart w:id="1167" w:name="_Toc442439872"/>
      <w:bookmarkStart w:id="1168" w:name="_Toc442439873"/>
      <w:bookmarkStart w:id="1169" w:name="_Toc442439874"/>
      <w:bookmarkStart w:id="1170" w:name="_Toc442439875"/>
      <w:bookmarkStart w:id="1171" w:name="_Toc442439876"/>
      <w:bookmarkStart w:id="1172" w:name="_Toc442439877"/>
      <w:bookmarkStart w:id="1173" w:name="_Toc442439878"/>
      <w:bookmarkStart w:id="1174" w:name="_Toc442439879"/>
      <w:bookmarkStart w:id="1175" w:name="_Toc442439880"/>
      <w:bookmarkStart w:id="1176" w:name="_Toc442439881"/>
      <w:bookmarkStart w:id="1177" w:name="_Toc442439882"/>
      <w:bookmarkStart w:id="1178" w:name="_Toc442439883"/>
      <w:bookmarkStart w:id="1179" w:name="_Toc442439884"/>
      <w:bookmarkStart w:id="1180" w:name="_Toc442439885"/>
      <w:bookmarkStart w:id="1181" w:name="h.3whwml4" w:colFirst="0" w:colLast="0"/>
      <w:bookmarkStart w:id="1182" w:name="_Toc442439886"/>
      <w:bookmarkStart w:id="1183" w:name="h.fr3i5na70sdt" w:colFirst="0" w:colLast="0"/>
      <w:bookmarkStart w:id="1184" w:name="_Toc442439887"/>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r>
        <w:lastRenderedPageBreak/>
        <w:t>SSL Certificates</w:t>
      </w:r>
      <w:bookmarkEnd w:id="1184"/>
    </w:p>
    <w:p w14:paraId="29462A9D" w14:textId="77777777" w:rsidR="004F4A09" w:rsidRDefault="00B97AC0" w:rsidP="00622893">
      <w:pPr>
        <w:pStyle w:val="Normal1"/>
        <w:numPr>
          <w:ilvl w:val="0"/>
          <w:numId w:val="8"/>
        </w:numPr>
        <w:ind w:hanging="360"/>
        <w:contextualSpacing/>
        <w:rPr>
          <w:rFonts w:ascii="Arial" w:eastAsia="Arial" w:hAnsi="Arial" w:cs="Arial"/>
          <w:sz w:val="20"/>
          <w:szCs w:val="20"/>
        </w:rPr>
      </w:pPr>
      <w:r>
        <w:rPr>
          <w:rFonts w:ascii="Arial" w:eastAsia="Arial" w:hAnsi="Arial" w:cs="Arial"/>
          <w:sz w:val="20"/>
          <w:szCs w:val="20"/>
        </w:rPr>
        <w:t xml:space="preserve">Make a certificate request (send it to Carter Brian) </w:t>
      </w:r>
    </w:p>
    <w:p w14:paraId="03DD9E63" w14:textId="21AFCFE0" w:rsidR="004F4A09" w:rsidRDefault="00B97AC0" w:rsidP="00622893">
      <w:pPr>
        <w:pStyle w:val="Normal1"/>
        <w:numPr>
          <w:ilvl w:val="0"/>
          <w:numId w:val="8"/>
        </w:numPr>
        <w:ind w:hanging="360"/>
        <w:contextualSpacing/>
        <w:rPr>
          <w:rFonts w:ascii="Arial" w:eastAsia="Arial" w:hAnsi="Arial" w:cs="Arial"/>
          <w:sz w:val="20"/>
          <w:szCs w:val="20"/>
        </w:rPr>
      </w:pPr>
      <w:r>
        <w:rPr>
          <w:rFonts w:ascii="Arial" w:eastAsia="Arial" w:hAnsi="Arial" w:cs="Arial"/>
          <w:sz w:val="20"/>
          <w:szCs w:val="20"/>
        </w:rPr>
        <w:t xml:space="preserve">Upload certificate and </w:t>
      </w:r>
      <w:r w:rsidR="00BD7DFB">
        <w:rPr>
          <w:rFonts w:ascii="Arial" w:eastAsia="Arial" w:hAnsi="Arial" w:cs="Arial"/>
          <w:sz w:val="20"/>
          <w:szCs w:val="20"/>
        </w:rPr>
        <w:t>certificate</w:t>
      </w:r>
      <w:r>
        <w:rPr>
          <w:rFonts w:ascii="Arial" w:eastAsia="Arial" w:hAnsi="Arial" w:cs="Arial"/>
          <w:sz w:val="20"/>
          <w:szCs w:val="20"/>
        </w:rPr>
        <w:t xml:space="preserve"> key into load balancer</w:t>
      </w:r>
    </w:p>
    <w:p w14:paraId="6811DBCF" w14:textId="77777777" w:rsidR="004F4A09" w:rsidRDefault="00B97AC0" w:rsidP="00622893">
      <w:pPr>
        <w:pStyle w:val="Normal1"/>
        <w:numPr>
          <w:ilvl w:val="0"/>
          <w:numId w:val="8"/>
        </w:numPr>
        <w:ind w:hanging="360"/>
        <w:contextualSpacing/>
        <w:rPr>
          <w:rFonts w:ascii="Arial" w:eastAsia="Arial" w:hAnsi="Arial" w:cs="Arial"/>
          <w:sz w:val="20"/>
          <w:szCs w:val="20"/>
        </w:rPr>
      </w:pPr>
      <w:r>
        <w:rPr>
          <w:rFonts w:ascii="Arial" w:eastAsia="Arial" w:hAnsi="Arial" w:cs="Arial"/>
          <w:sz w:val="20"/>
          <w:szCs w:val="20"/>
        </w:rPr>
        <w:t>Wild card certificates (*.cap.gsa.gov) were used for dev &amp; test. Prod certificate will be moved from P3 over to GovCloud</w:t>
      </w:r>
    </w:p>
    <w:p w14:paraId="102A759C" w14:textId="77777777" w:rsidR="004F4A09" w:rsidRDefault="004F4A09">
      <w:pPr>
        <w:pStyle w:val="Normal1"/>
      </w:pPr>
    </w:p>
    <w:p w14:paraId="47EE9A3E" w14:textId="77777777" w:rsidR="004F4A09" w:rsidRDefault="00B97AC0" w:rsidP="00732991">
      <w:pPr>
        <w:pStyle w:val="Heading1"/>
        <w:numPr>
          <w:ilvl w:val="0"/>
          <w:numId w:val="44"/>
        </w:numPr>
      </w:pPr>
      <w:bookmarkStart w:id="1185" w:name="h.mehpcnfksbhx" w:colFirst="0" w:colLast="0"/>
      <w:bookmarkStart w:id="1186" w:name="_Toc442439888"/>
      <w:bookmarkEnd w:id="1185"/>
      <w:r>
        <w:t>DNS Names</w:t>
      </w:r>
      <w:bookmarkEnd w:id="1186"/>
    </w:p>
    <w:p w14:paraId="4452D646" w14:textId="3F3C29EC" w:rsidR="004F4A09" w:rsidRDefault="00B97AC0">
      <w:pPr>
        <w:pStyle w:val="Normal1"/>
      </w:pPr>
      <w:r>
        <w:t>Submit ServiceNow ticket to Jerod Weaver to create CNAME to following DNS names:</w:t>
      </w:r>
    </w:p>
    <w:p w14:paraId="02211E4D" w14:textId="4B942219" w:rsidR="00257939" w:rsidRDefault="00257939">
      <w:pPr>
        <w:pStyle w:val="Normal1"/>
      </w:pPr>
      <w:r>
        <w:t xml:space="preserve">Must state if the dns will be external or internal accessible. </w:t>
      </w:r>
    </w:p>
    <w:p w14:paraId="38F32322" w14:textId="77777777" w:rsidR="004F4A09" w:rsidRDefault="00B551A9">
      <w:pPr>
        <w:pStyle w:val="Normal1"/>
      </w:pPr>
      <w:hyperlink r:id="rId42">
        <w:r w:rsidR="00B97AC0">
          <w:rPr>
            <w:color w:val="1155CC"/>
            <w:sz w:val="20"/>
            <w:szCs w:val="20"/>
            <w:u w:val="single"/>
          </w:rPr>
          <w:t>https://p3-dev.cap.gsa.gov</w:t>
        </w:r>
      </w:hyperlink>
      <w:r w:rsidR="00B97AC0">
        <w:rPr>
          <w:sz w:val="20"/>
          <w:szCs w:val="20"/>
        </w:rPr>
        <w:tab/>
        <w:t xml:space="preserve">p3-dev-gsaE-elb-ext-1597058048.us-gov-west-1.elb.amazonaws.com </w:t>
      </w:r>
    </w:p>
    <w:p w14:paraId="629791D0" w14:textId="77777777" w:rsidR="004F4A09" w:rsidRDefault="00B551A9">
      <w:pPr>
        <w:pStyle w:val="Normal1"/>
      </w:pPr>
      <w:hyperlink r:id="rId43">
        <w:r w:rsidR="00B97AC0">
          <w:rPr>
            <w:color w:val="1155CC"/>
            <w:sz w:val="20"/>
            <w:szCs w:val="20"/>
            <w:u w:val="single"/>
          </w:rPr>
          <w:t>https://p3-test.cap.gsa.gov</w:t>
        </w:r>
      </w:hyperlink>
      <w:r w:rsidR="00B97AC0">
        <w:rPr>
          <w:sz w:val="20"/>
          <w:szCs w:val="20"/>
        </w:rPr>
        <w:tab/>
        <w:t>p3-test-gsaE-elb-ext-272371029.us-gov-west-1.elb.amazonaws.com</w:t>
      </w:r>
    </w:p>
    <w:p w14:paraId="6BC1B6D2" w14:textId="77777777" w:rsidR="004F4A09" w:rsidRDefault="00B551A9">
      <w:pPr>
        <w:pStyle w:val="Normal1"/>
      </w:pPr>
      <w:hyperlink r:id="rId44">
        <w:r w:rsidR="00B97AC0">
          <w:rPr>
            <w:color w:val="1155CC"/>
            <w:sz w:val="20"/>
            <w:szCs w:val="20"/>
            <w:u w:val="single"/>
          </w:rPr>
          <w:t>https://p3.cap.gsa.gov</w:t>
        </w:r>
      </w:hyperlink>
      <w:r w:rsidR="00B97AC0">
        <w:rPr>
          <w:sz w:val="20"/>
          <w:szCs w:val="20"/>
        </w:rPr>
        <w:tab/>
        <w:t>p3-prod-gsaE-elb-ext-963029994.us-gov-west-1.elb.amazonaws.com</w:t>
      </w:r>
    </w:p>
    <w:p w14:paraId="0CED06C8" w14:textId="77777777" w:rsidR="00257939" w:rsidRDefault="00257939">
      <w:pPr>
        <w:pStyle w:val="Normal1"/>
        <w:rPr>
          <w:b/>
          <w:smallCaps/>
          <w:sz w:val="28"/>
          <w:szCs w:val="28"/>
        </w:rPr>
      </w:pPr>
    </w:p>
    <w:p w14:paraId="018F8377" w14:textId="77777777" w:rsidR="004F4A09" w:rsidRDefault="00B97AC0">
      <w:pPr>
        <w:pStyle w:val="Normal1"/>
      </w:pPr>
      <w:r>
        <w:rPr>
          <w:b/>
          <w:smallCaps/>
          <w:sz w:val="28"/>
          <w:szCs w:val="28"/>
        </w:rPr>
        <w:t>De-Installation Instructions</w:t>
      </w:r>
    </w:p>
    <w:p w14:paraId="79B3125E" w14:textId="77777777" w:rsidR="004F4A09" w:rsidRDefault="00B97AC0">
      <w:pPr>
        <w:pStyle w:val="Normal1"/>
        <w:spacing w:before="20" w:after="20"/>
        <w:jc w:val="left"/>
      </w:pPr>
      <w:bookmarkStart w:id="1187" w:name="h.3as4poj" w:colFirst="0" w:colLast="0"/>
      <w:bookmarkEnd w:id="1187"/>
      <w:r>
        <w:rPr>
          <w:b/>
          <w:smallCaps/>
          <w:sz w:val="28"/>
          <w:szCs w:val="28"/>
        </w:rPr>
        <w:t>T</w:t>
      </w:r>
      <w:r>
        <w:t xml:space="preserve">his section will provide </w:t>
      </w:r>
      <w:r>
        <w:rPr>
          <w:b/>
          <w:smallCaps/>
          <w:sz w:val="28"/>
          <w:szCs w:val="28"/>
        </w:rPr>
        <w:t xml:space="preserve">step-by-step </w:t>
      </w:r>
      <w:r>
        <w:t>procedures for accomplishing the de-installation. References may be made to other documents, such as operator manuals. Safety precautions, marked by WARNING or CAUTION, shall be included where applicable.</w:t>
      </w:r>
    </w:p>
    <w:p w14:paraId="65D48B72" w14:textId="77777777" w:rsidR="004F4A09" w:rsidRDefault="004F4A09">
      <w:pPr>
        <w:pStyle w:val="Normal1"/>
        <w:spacing w:before="20" w:after="20"/>
        <w:jc w:val="left"/>
      </w:pPr>
    </w:p>
    <w:p w14:paraId="25F67DFD" w14:textId="77777777" w:rsidR="004F4A09" w:rsidRDefault="00B97AC0">
      <w:pPr>
        <w:pStyle w:val="Normal1"/>
        <w:spacing w:before="20" w:after="20"/>
        <w:jc w:val="left"/>
      </w:pPr>
      <w:r>
        <w:rPr>
          <w:i/>
        </w:rPr>
        <w:t>For Example:</w:t>
      </w:r>
    </w:p>
    <w:p w14:paraId="7C4C2A20" w14:textId="77777777" w:rsidR="004F4A09" w:rsidRDefault="004F4A09">
      <w:pPr>
        <w:pStyle w:val="Normal1"/>
        <w:spacing w:before="20" w:after="20"/>
        <w:jc w:val="left"/>
      </w:pPr>
    </w:p>
    <w:p w14:paraId="10F8F7F4" w14:textId="77777777" w:rsidR="004F4A09" w:rsidRDefault="00B97AC0">
      <w:pPr>
        <w:pStyle w:val="Normal1"/>
        <w:spacing w:before="20" w:after="20"/>
        <w:jc w:val="left"/>
      </w:pPr>
      <w:r>
        <w:t>Listed below are the instructions for de-installing &lt;the software on the client machine.&gt; &lt;the following software onto the server&gt;</w:t>
      </w:r>
    </w:p>
    <w:p w14:paraId="3A4CF587" w14:textId="77777777" w:rsidR="004F4A09" w:rsidRDefault="00B97AC0">
      <w:pPr>
        <w:pStyle w:val="Normal1"/>
        <w:spacing w:before="20" w:after="20"/>
        <w:jc w:val="left"/>
      </w:pPr>
      <w:r>
        <w:t>Make sure you use the correct de-installation procedures or the software may not be de-installed correctly.  Most, if not all, of these procedures will be conducted by the site ISSO or ISM.  If you have questions about the procedures in this chapter, contact your site system administrator.</w:t>
      </w:r>
    </w:p>
    <w:p w14:paraId="35740420" w14:textId="77777777" w:rsidR="004F4A09" w:rsidRDefault="00B97AC0">
      <w:pPr>
        <w:pStyle w:val="Normal1"/>
        <w:spacing w:before="20" w:after="20"/>
        <w:jc w:val="left"/>
      </w:pPr>
      <w:r>
        <w:t>Click Start &gt; Settings &gt; Control Panel.  The Control Panel will appear.</w:t>
      </w:r>
    </w:p>
    <w:p w14:paraId="3ECF0F6D" w14:textId="77777777" w:rsidR="004F4A09" w:rsidRDefault="00B97AC0">
      <w:pPr>
        <w:pStyle w:val="Normal1"/>
        <w:spacing w:before="20" w:after="20"/>
        <w:jc w:val="left"/>
      </w:pPr>
      <w:r>
        <w:t>Click the Add/Remove Programs icon.  The Add/Remove Programs dialog will appear (below).</w:t>
      </w:r>
    </w:p>
    <w:p w14:paraId="288F8D3C" w14:textId="77777777" w:rsidR="004F4A09" w:rsidRDefault="004F4A09">
      <w:pPr>
        <w:pStyle w:val="Normal1"/>
        <w:spacing w:before="20" w:after="20"/>
        <w:jc w:val="left"/>
      </w:pPr>
    </w:p>
    <w:p w14:paraId="2629F8F6" w14:textId="77777777" w:rsidR="004F4A09" w:rsidRDefault="00B97AC0">
      <w:pPr>
        <w:pStyle w:val="Normal1"/>
        <w:keepNext/>
        <w:spacing w:before="120" w:after="120"/>
        <w:jc w:val="center"/>
      </w:pPr>
      <w:bookmarkStart w:id="1188" w:name="h.1pxezwc" w:colFirst="0" w:colLast="0"/>
      <w:bookmarkEnd w:id="1188"/>
      <w:r>
        <w:rPr>
          <w:b/>
        </w:rPr>
        <w:t>Table 8: De-installation Instructions</w:t>
      </w:r>
    </w:p>
    <w:tbl>
      <w:tblPr>
        <w:tblStyle w:val="a8"/>
        <w:tblW w:w="8630" w:type="dxa"/>
        <w:tblInd w:w="-1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883"/>
        <w:gridCol w:w="5600"/>
        <w:gridCol w:w="2147"/>
      </w:tblGrid>
      <w:tr w:rsidR="004F4A09" w14:paraId="34B3A02C" w14:textId="77777777">
        <w:tc>
          <w:tcPr>
            <w:tcW w:w="883" w:type="dxa"/>
            <w:shd w:val="clear" w:color="auto" w:fill="BFBFBF"/>
          </w:tcPr>
          <w:p w14:paraId="3340B7C1" w14:textId="77777777" w:rsidR="004F4A09" w:rsidRDefault="00B97AC0">
            <w:pPr>
              <w:pStyle w:val="Normal1"/>
              <w:spacing w:before="20" w:after="20"/>
              <w:jc w:val="left"/>
            </w:pPr>
            <w:r>
              <w:rPr>
                <w:b/>
              </w:rPr>
              <w:t>Step</w:t>
            </w:r>
          </w:p>
        </w:tc>
        <w:tc>
          <w:tcPr>
            <w:tcW w:w="5600" w:type="dxa"/>
            <w:shd w:val="clear" w:color="auto" w:fill="BFBFBF"/>
          </w:tcPr>
          <w:p w14:paraId="54D63E67" w14:textId="77777777" w:rsidR="004F4A09" w:rsidRDefault="00B97AC0">
            <w:pPr>
              <w:pStyle w:val="Normal1"/>
              <w:spacing w:before="20" w:after="20"/>
              <w:jc w:val="left"/>
            </w:pPr>
            <w:r>
              <w:rPr>
                <w:b/>
              </w:rPr>
              <w:t>Task</w:t>
            </w:r>
          </w:p>
        </w:tc>
        <w:tc>
          <w:tcPr>
            <w:tcW w:w="2147" w:type="dxa"/>
            <w:shd w:val="clear" w:color="auto" w:fill="BFBFBF"/>
          </w:tcPr>
          <w:p w14:paraId="3A24E6B6" w14:textId="77777777" w:rsidR="004F4A09" w:rsidRDefault="00B97AC0">
            <w:pPr>
              <w:pStyle w:val="Normal1"/>
              <w:spacing w:before="20" w:after="20"/>
              <w:jc w:val="left"/>
            </w:pPr>
            <w:r>
              <w:rPr>
                <w:b/>
              </w:rPr>
              <w:t>Results</w:t>
            </w:r>
          </w:p>
        </w:tc>
      </w:tr>
      <w:tr w:rsidR="004F4A09" w14:paraId="5F881AD2" w14:textId="77777777">
        <w:tc>
          <w:tcPr>
            <w:tcW w:w="883" w:type="dxa"/>
          </w:tcPr>
          <w:p w14:paraId="6A147978" w14:textId="77777777" w:rsidR="004F4A09" w:rsidRDefault="00B97AC0">
            <w:pPr>
              <w:pStyle w:val="Normal1"/>
              <w:spacing w:before="20" w:after="20"/>
              <w:jc w:val="left"/>
            </w:pPr>
            <w:r>
              <w:lastRenderedPageBreak/>
              <w:t>Note 1</w:t>
            </w:r>
          </w:p>
        </w:tc>
        <w:tc>
          <w:tcPr>
            <w:tcW w:w="5600" w:type="dxa"/>
          </w:tcPr>
          <w:p w14:paraId="2E84E75B" w14:textId="77777777" w:rsidR="004F4A09" w:rsidRDefault="00B97AC0">
            <w:pPr>
              <w:pStyle w:val="Normal1"/>
              <w:spacing w:before="20" w:after="20"/>
              <w:jc w:val="left"/>
            </w:pPr>
            <w:r>
              <w:t>These procedures assume that the Kernel has already been installed on your system.</w:t>
            </w:r>
          </w:p>
        </w:tc>
        <w:tc>
          <w:tcPr>
            <w:tcW w:w="2147" w:type="dxa"/>
          </w:tcPr>
          <w:p w14:paraId="3BAC6414" w14:textId="77777777" w:rsidR="004F4A09" w:rsidRDefault="00B97AC0">
            <w:pPr>
              <w:pStyle w:val="Normal1"/>
              <w:spacing w:before="20" w:after="20"/>
              <w:jc w:val="left"/>
            </w:pPr>
            <w:r>
              <w:t> </w:t>
            </w:r>
          </w:p>
        </w:tc>
      </w:tr>
      <w:tr w:rsidR="004F4A09" w14:paraId="5039B8B5" w14:textId="77777777">
        <w:tc>
          <w:tcPr>
            <w:tcW w:w="883" w:type="dxa"/>
          </w:tcPr>
          <w:p w14:paraId="0379D60A" w14:textId="77777777" w:rsidR="004F4A09" w:rsidRDefault="00B97AC0">
            <w:pPr>
              <w:pStyle w:val="Normal1"/>
              <w:spacing w:before="20" w:after="20"/>
              <w:jc w:val="left"/>
            </w:pPr>
            <w:r>
              <w:t>Note 2</w:t>
            </w:r>
          </w:p>
        </w:tc>
        <w:tc>
          <w:tcPr>
            <w:tcW w:w="5600" w:type="dxa"/>
          </w:tcPr>
          <w:p w14:paraId="7414F8C0" w14:textId="77777777" w:rsidR="004F4A09" w:rsidRDefault="00B97AC0">
            <w:pPr>
              <w:pStyle w:val="Normal1"/>
              <w:spacing w:before="20" w:after="20"/>
              <w:jc w:val="left"/>
            </w:pPr>
            <w:r>
              <w:t>You will be required to log in with administrator privileges in order to de-install</w:t>
            </w:r>
          </w:p>
        </w:tc>
        <w:tc>
          <w:tcPr>
            <w:tcW w:w="2147" w:type="dxa"/>
          </w:tcPr>
          <w:p w14:paraId="6397C3A7" w14:textId="77777777" w:rsidR="004F4A09" w:rsidRDefault="00B97AC0">
            <w:pPr>
              <w:pStyle w:val="Normal1"/>
              <w:spacing w:before="20" w:after="20"/>
              <w:jc w:val="left"/>
            </w:pPr>
            <w:r>
              <w:t> </w:t>
            </w:r>
          </w:p>
        </w:tc>
      </w:tr>
      <w:tr w:rsidR="004F4A09" w14:paraId="2395E3BD" w14:textId="77777777">
        <w:tc>
          <w:tcPr>
            <w:tcW w:w="883" w:type="dxa"/>
          </w:tcPr>
          <w:p w14:paraId="516FC5D4" w14:textId="77777777" w:rsidR="004F4A09" w:rsidRDefault="00B97AC0">
            <w:pPr>
              <w:pStyle w:val="Normal1"/>
              <w:spacing w:before="20" w:after="20"/>
              <w:jc w:val="left"/>
            </w:pPr>
            <w:r>
              <w:t>1</w:t>
            </w:r>
          </w:p>
        </w:tc>
        <w:tc>
          <w:tcPr>
            <w:tcW w:w="5600" w:type="dxa"/>
          </w:tcPr>
          <w:p w14:paraId="48053A32" w14:textId="77777777" w:rsidR="004F4A09" w:rsidRDefault="00B97AC0">
            <w:pPr>
              <w:pStyle w:val="Normal1"/>
              <w:spacing w:before="20" w:after="20"/>
              <w:jc w:val="left"/>
            </w:pPr>
            <w:r>
              <w:t>Log on to the system as the system administrator.</w:t>
            </w:r>
          </w:p>
        </w:tc>
        <w:tc>
          <w:tcPr>
            <w:tcW w:w="2147" w:type="dxa"/>
          </w:tcPr>
          <w:p w14:paraId="0B966463" w14:textId="77777777" w:rsidR="004F4A09" w:rsidRDefault="00B97AC0">
            <w:pPr>
              <w:pStyle w:val="Normal1"/>
              <w:spacing w:before="20" w:after="20"/>
              <w:jc w:val="left"/>
            </w:pPr>
            <w:r>
              <w:t> </w:t>
            </w:r>
          </w:p>
        </w:tc>
      </w:tr>
      <w:tr w:rsidR="004F4A09" w14:paraId="252D39F3" w14:textId="77777777">
        <w:tc>
          <w:tcPr>
            <w:tcW w:w="883" w:type="dxa"/>
          </w:tcPr>
          <w:p w14:paraId="484E7EDC" w14:textId="77777777" w:rsidR="004F4A09" w:rsidRDefault="00B97AC0">
            <w:pPr>
              <w:pStyle w:val="Normal1"/>
              <w:spacing w:before="20" w:after="20"/>
              <w:jc w:val="left"/>
            </w:pPr>
            <w:r>
              <w:t>2</w:t>
            </w:r>
          </w:p>
        </w:tc>
        <w:tc>
          <w:tcPr>
            <w:tcW w:w="5600" w:type="dxa"/>
          </w:tcPr>
          <w:p w14:paraId="0665966B" w14:textId="77777777" w:rsidR="004F4A09" w:rsidRDefault="00B97AC0">
            <w:pPr>
              <w:pStyle w:val="Normal1"/>
              <w:spacing w:before="20" w:after="20"/>
              <w:jc w:val="left"/>
            </w:pPr>
            <w:r>
              <w:t>Open the Installer.  This is done by clicking Start &gt; Programs &gt; System Administration &gt; Installer.</w:t>
            </w:r>
          </w:p>
        </w:tc>
        <w:tc>
          <w:tcPr>
            <w:tcW w:w="2147" w:type="dxa"/>
          </w:tcPr>
          <w:p w14:paraId="024827D8" w14:textId="77777777" w:rsidR="004F4A09" w:rsidRDefault="00B97AC0">
            <w:pPr>
              <w:pStyle w:val="Normal1"/>
              <w:spacing w:before="20" w:after="20"/>
              <w:jc w:val="left"/>
            </w:pPr>
            <w:r>
              <w:t> </w:t>
            </w:r>
          </w:p>
        </w:tc>
      </w:tr>
      <w:tr w:rsidR="004F4A09" w14:paraId="2A57C3F2" w14:textId="77777777">
        <w:tc>
          <w:tcPr>
            <w:tcW w:w="883" w:type="dxa"/>
          </w:tcPr>
          <w:p w14:paraId="5314E6C3" w14:textId="77777777" w:rsidR="004F4A09" w:rsidRDefault="00B97AC0">
            <w:pPr>
              <w:pStyle w:val="Normal1"/>
              <w:spacing w:before="20" w:after="20"/>
              <w:jc w:val="left"/>
            </w:pPr>
            <w:r>
              <w:t>3</w:t>
            </w:r>
          </w:p>
        </w:tc>
        <w:tc>
          <w:tcPr>
            <w:tcW w:w="5600" w:type="dxa"/>
          </w:tcPr>
          <w:p w14:paraId="63E59C42" w14:textId="77777777" w:rsidR="004F4A09" w:rsidRDefault="00B97AC0">
            <w:pPr>
              <w:pStyle w:val="Normal1"/>
              <w:spacing w:before="20" w:after="20"/>
              <w:jc w:val="left"/>
            </w:pPr>
            <w:r>
              <w:t xml:space="preserve">Select from the list of Installed Segments </w:t>
            </w:r>
            <w:r>
              <w:rPr>
                <w:b/>
                <w:smallCaps/>
                <w:sz w:val="28"/>
                <w:szCs w:val="28"/>
              </w:rPr>
              <w:t xml:space="preserve">so </w:t>
            </w:r>
            <w:r>
              <w:t>that it is highlighted.</w:t>
            </w:r>
          </w:p>
        </w:tc>
        <w:tc>
          <w:tcPr>
            <w:tcW w:w="2147" w:type="dxa"/>
          </w:tcPr>
          <w:p w14:paraId="7AA86C82" w14:textId="77777777" w:rsidR="004F4A09" w:rsidRDefault="00B97AC0">
            <w:pPr>
              <w:pStyle w:val="Normal1"/>
              <w:spacing w:before="20" w:after="20"/>
              <w:jc w:val="left"/>
            </w:pPr>
            <w:r>
              <w:t> </w:t>
            </w:r>
          </w:p>
        </w:tc>
      </w:tr>
      <w:tr w:rsidR="004F4A09" w14:paraId="4B037088" w14:textId="77777777">
        <w:tc>
          <w:tcPr>
            <w:tcW w:w="883" w:type="dxa"/>
          </w:tcPr>
          <w:p w14:paraId="0404D330" w14:textId="77777777" w:rsidR="004F4A09" w:rsidRDefault="00B97AC0">
            <w:pPr>
              <w:pStyle w:val="Normal1"/>
              <w:spacing w:before="20" w:after="20"/>
              <w:jc w:val="left"/>
            </w:pPr>
            <w:r>
              <w:rPr>
                <w:b/>
                <w:smallCaps/>
                <w:sz w:val="28"/>
                <w:szCs w:val="28"/>
              </w:rPr>
              <w:t>4</w:t>
            </w:r>
          </w:p>
        </w:tc>
        <w:tc>
          <w:tcPr>
            <w:tcW w:w="5600" w:type="dxa"/>
          </w:tcPr>
          <w:p w14:paraId="48269BB9" w14:textId="77777777" w:rsidR="004F4A09" w:rsidRDefault="00B97AC0">
            <w:pPr>
              <w:pStyle w:val="Normal1"/>
              <w:spacing w:before="20" w:after="20"/>
              <w:jc w:val="left"/>
            </w:pPr>
            <w:r>
              <w:t>Select the De-Install button.  After a few moments, the program will be removed from your system.</w:t>
            </w:r>
          </w:p>
        </w:tc>
        <w:tc>
          <w:tcPr>
            <w:tcW w:w="2147" w:type="dxa"/>
          </w:tcPr>
          <w:p w14:paraId="0C30E665" w14:textId="77777777" w:rsidR="004F4A09" w:rsidRDefault="00B97AC0">
            <w:pPr>
              <w:pStyle w:val="Normal1"/>
              <w:spacing w:before="20" w:after="20"/>
              <w:jc w:val="left"/>
            </w:pPr>
            <w:r>
              <w:t> </w:t>
            </w:r>
          </w:p>
        </w:tc>
      </w:tr>
      <w:tr w:rsidR="004F4A09" w14:paraId="23F132B1" w14:textId="77777777">
        <w:tc>
          <w:tcPr>
            <w:tcW w:w="883" w:type="dxa"/>
          </w:tcPr>
          <w:p w14:paraId="5E00E1F4" w14:textId="77777777" w:rsidR="004F4A09" w:rsidRDefault="00B97AC0">
            <w:pPr>
              <w:pStyle w:val="Normal1"/>
              <w:spacing w:before="20" w:after="20"/>
              <w:jc w:val="left"/>
            </w:pPr>
            <w:r>
              <w:t>5</w:t>
            </w:r>
          </w:p>
        </w:tc>
        <w:tc>
          <w:tcPr>
            <w:tcW w:w="5600" w:type="dxa"/>
          </w:tcPr>
          <w:p w14:paraId="62E93198" w14:textId="77777777" w:rsidR="004F4A09" w:rsidRDefault="00B97AC0">
            <w:pPr>
              <w:pStyle w:val="Normal1"/>
              <w:spacing w:before="20" w:after="20"/>
              <w:jc w:val="left"/>
            </w:pPr>
            <w:r>
              <w:t>Exit the Installer.</w:t>
            </w:r>
          </w:p>
        </w:tc>
        <w:tc>
          <w:tcPr>
            <w:tcW w:w="2147" w:type="dxa"/>
          </w:tcPr>
          <w:p w14:paraId="272079E6" w14:textId="77777777" w:rsidR="004F4A09" w:rsidRDefault="00B97AC0">
            <w:pPr>
              <w:pStyle w:val="Normal1"/>
              <w:spacing w:before="20" w:after="20"/>
              <w:jc w:val="left"/>
            </w:pPr>
            <w:r>
              <w:t> </w:t>
            </w:r>
          </w:p>
        </w:tc>
      </w:tr>
    </w:tbl>
    <w:p w14:paraId="7732645F" w14:textId="77777777" w:rsidR="004F4A09" w:rsidRDefault="004F4A09">
      <w:pPr>
        <w:pStyle w:val="Normal1"/>
        <w:spacing w:before="20" w:after="20"/>
        <w:jc w:val="left"/>
      </w:pPr>
    </w:p>
    <w:p w14:paraId="634199EE" w14:textId="77777777" w:rsidR="004F4A09" w:rsidRDefault="00B97AC0" w:rsidP="00732991">
      <w:pPr>
        <w:pStyle w:val="Heading2"/>
        <w:numPr>
          <w:ilvl w:val="1"/>
          <w:numId w:val="44"/>
        </w:numPr>
        <w:rPr>
          <w:sz w:val="28"/>
          <w:szCs w:val="28"/>
        </w:rPr>
      </w:pPr>
      <w:bookmarkStart w:id="1189" w:name="h.49x2ik5" w:colFirst="0" w:colLast="0"/>
      <w:bookmarkStart w:id="1190" w:name="_Toc442439889"/>
      <w:bookmarkEnd w:id="1189"/>
      <w:r>
        <w:t>De-Installation Instructions For Upgrades</w:t>
      </w:r>
      <w:bookmarkEnd w:id="1190"/>
    </w:p>
    <w:p w14:paraId="66BB1E65" w14:textId="77777777" w:rsidR="004F4A09" w:rsidRDefault="00B97AC0">
      <w:pPr>
        <w:pStyle w:val="Normal1"/>
        <w:spacing w:before="20" w:after="20"/>
        <w:jc w:val="left"/>
      </w:pPr>
      <w:r>
        <w:t>This section will provide step-by-step procedures for accomplishing the de-installation of upgrades. References may be made to other documents, such as operator manuals. Safety precautions, marked by WARNING or CAUTION, shall be included where applicable.</w:t>
      </w:r>
    </w:p>
    <w:p w14:paraId="3389E7DA" w14:textId="77777777" w:rsidR="004F4A09" w:rsidRDefault="004F4A09">
      <w:pPr>
        <w:pStyle w:val="Normal1"/>
        <w:spacing w:before="20" w:after="20"/>
        <w:jc w:val="left"/>
      </w:pPr>
    </w:p>
    <w:p w14:paraId="4C9063E5" w14:textId="77777777" w:rsidR="004F4A09" w:rsidRDefault="00B97AC0">
      <w:pPr>
        <w:pStyle w:val="Normal1"/>
        <w:spacing w:before="20" w:after="20"/>
        <w:jc w:val="left"/>
      </w:pPr>
      <w:r>
        <w:rPr>
          <w:i/>
        </w:rPr>
        <w:t>For Example:</w:t>
      </w:r>
    </w:p>
    <w:p w14:paraId="5A552FE4" w14:textId="77777777" w:rsidR="004F4A09" w:rsidRDefault="004F4A09">
      <w:pPr>
        <w:pStyle w:val="Normal1"/>
        <w:spacing w:before="20" w:after="20"/>
        <w:jc w:val="left"/>
      </w:pPr>
    </w:p>
    <w:p w14:paraId="111B26A8" w14:textId="70C682DD" w:rsidR="004F4A09" w:rsidRDefault="00B97AC0">
      <w:pPr>
        <w:pStyle w:val="Normal1"/>
        <w:spacing w:before="20" w:after="20"/>
        <w:jc w:val="left"/>
      </w:pPr>
      <w:r>
        <w:t xml:space="preserve">Listed below are the instructions for de-installing the following upgrades to the </w:t>
      </w:r>
      <w:r w:rsidR="00374DC0">
        <w:t>P3</w:t>
      </w:r>
      <w:r>
        <w:t xml:space="preserve"> System</w:t>
      </w:r>
    </w:p>
    <w:p w14:paraId="59A6B2ED" w14:textId="77777777" w:rsidR="004F4A09" w:rsidRDefault="004F4A09">
      <w:pPr>
        <w:pStyle w:val="Normal1"/>
        <w:spacing w:before="20" w:after="20"/>
        <w:jc w:val="left"/>
      </w:pPr>
    </w:p>
    <w:p w14:paraId="6B2B1B44" w14:textId="77777777" w:rsidR="004F4A09" w:rsidRDefault="00B97AC0">
      <w:pPr>
        <w:pStyle w:val="Normal1"/>
        <w:keepNext/>
        <w:spacing w:before="120" w:after="120"/>
        <w:jc w:val="center"/>
      </w:pPr>
      <w:bookmarkStart w:id="1191" w:name="h.2p2csry" w:colFirst="0" w:colLast="0"/>
      <w:bookmarkEnd w:id="1191"/>
      <w:r>
        <w:rPr>
          <w:b/>
        </w:rPr>
        <w:t>Table 9: De-installation for Upgrades</w:t>
      </w:r>
    </w:p>
    <w:tbl>
      <w:tblPr>
        <w:tblStyle w:val="a9"/>
        <w:tblW w:w="8635"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883"/>
        <w:gridCol w:w="5600"/>
        <w:gridCol w:w="2152"/>
      </w:tblGrid>
      <w:tr w:rsidR="004F4A09" w14:paraId="12C346C9" w14:textId="77777777">
        <w:trPr>
          <w:jc w:val="center"/>
        </w:trPr>
        <w:tc>
          <w:tcPr>
            <w:tcW w:w="883" w:type="dxa"/>
            <w:shd w:val="clear" w:color="auto" w:fill="BFBFBF"/>
          </w:tcPr>
          <w:p w14:paraId="6FC1F27E" w14:textId="77777777" w:rsidR="004F4A09" w:rsidRDefault="00B97AC0">
            <w:pPr>
              <w:pStyle w:val="Normal1"/>
              <w:spacing w:before="20" w:after="20"/>
              <w:jc w:val="left"/>
            </w:pPr>
            <w:r>
              <w:rPr>
                <w:b/>
              </w:rPr>
              <w:t>Step</w:t>
            </w:r>
          </w:p>
        </w:tc>
        <w:tc>
          <w:tcPr>
            <w:tcW w:w="5600" w:type="dxa"/>
            <w:shd w:val="clear" w:color="auto" w:fill="BFBFBF"/>
          </w:tcPr>
          <w:p w14:paraId="7E80B019" w14:textId="77777777" w:rsidR="004F4A09" w:rsidRDefault="00B97AC0">
            <w:pPr>
              <w:pStyle w:val="Normal1"/>
              <w:spacing w:before="20" w:after="20"/>
              <w:jc w:val="left"/>
            </w:pPr>
            <w:r>
              <w:rPr>
                <w:b/>
              </w:rPr>
              <w:t>Task</w:t>
            </w:r>
          </w:p>
        </w:tc>
        <w:tc>
          <w:tcPr>
            <w:tcW w:w="2152" w:type="dxa"/>
            <w:shd w:val="clear" w:color="auto" w:fill="BFBFBF"/>
          </w:tcPr>
          <w:p w14:paraId="29F0B7AE" w14:textId="77777777" w:rsidR="004F4A09" w:rsidRDefault="00B97AC0">
            <w:pPr>
              <w:pStyle w:val="Normal1"/>
              <w:spacing w:before="20" w:after="20"/>
              <w:jc w:val="left"/>
            </w:pPr>
            <w:r>
              <w:rPr>
                <w:b/>
              </w:rPr>
              <w:t>Results</w:t>
            </w:r>
          </w:p>
        </w:tc>
      </w:tr>
      <w:tr w:rsidR="004F4A09" w14:paraId="51E3F47A" w14:textId="77777777">
        <w:trPr>
          <w:jc w:val="center"/>
        </w:trPr>
        <w:tc>
          <w:tcPr>
            <w:tcW w:w="883" w:type="dxa"/>
          </w:tcPr>
          <w:p w14:paraId="687F45D0" w14:textId="77777777" w:rsidR="004F4A09" w:rsidRDefault="00B97AC0">
            <w:pPr>
              <w:pStyle w:val="Normal1"/>
              <w:spacing w:before="20" w:after="20"/>
              <w:jc w:val="left"/>
            </w:pPr>
            <w:r>
              <w:t>Note 1</w:t>
            </w:r>
          </w:p>
        </w:tc>
        <w:tc>
          <w:tcPr>
            <w:tcW w:w="5600" w:type="dxa"/>
          </w:tcPr>
          <w:p w14:paraId="75A630A0" w14:textId="77777777" w:rsidR="004F4A09" w:rsidRDefault="00B97AC0">
            <w:pPr>
              <w:pStyle w:val="Normal1"/>
              <w:spacing w:before="20" w:after="20"/>
              <w:jc w:val="left"/>
            </w:pPr>
            <w:r>
              <w:t>These procedures assume that the Kernel has already been installed on your system.</w:t>
            </w:r>
          </w:p>
        </w:tc>
        <w:tc>
          <w:tcPr>
            <w:tcW w:w="2152" w:type="dxa"/>
          </w:tcPr>
          <w:p w14:paraId="03A451D4" w14:textId="77777777" w:rsidR="004F4A09" w:rsidRDefault="00B97AC0">
            <w:pPr>
              <w:pStyle w:val="Normal1"/>
              <w:spacing w:before="20" w:after="20"/>
              <w:jc w:val="left"/>
            </w:pPr>
            <w:r>
              <w:t> </w:t>
            </w:r>
          </w:p>
        </w:tc>
      </w:tr>
      <w:tr w:rsidR="004F4A09" w14:paraId="19209E5E" w14:textId="77777777">
        <w:trPr>
          <w:jc w:val="center"/>
        </w:trPr>
        <w:tc>
          <w:tcPr>
            <w:tcW w:w="883" w:type="dxa"/>
          </w:tcPr>
          <w:p w14:paraId="3126CA95" w14:textId="77777777" w:rsidR="004F4A09" w:rsidRDefault="00B97AC0">
            <w:pPr>
              <w:pStyle w:val="Normal1"/>
              <w:spacing w:before="20" w:after="20"/>
              <w:jc w:val="left"/>
            </w:pPr>
            <w:r>
              <w:t>Note 2</w:t>
            </w:r>
          </w:p>
        </w:tc>
        <w:tc>
          <w:tcPr>
            <w:tcW w:w="5600" w:type="dxa"/>
          </w:tcPr>
          <w:p w14:paraId="38367CF0" w14:textId="77777777" w:rsidR="004F4A09" w:rsidRDefault="00B97AC0">
            <w:pPr>
              <w:pStyle w:val="Normal1"/>
              <w:spacing w:before="20" w:after="20"/>
              <w:jc w:val="left"/>
            </w:pPr>
            <w:r>
              <w:t>You will be required to log in with administrator privileges in order to de-install</w:t>
            </w:r>
          </w:p>
        </w:tc>
        <w:tc>
          <w:tcPr>
            <w:tcW w:w="2152" w:type="dxa"/>
          </w:tcPr>
          <w:p w14:paraId="1D63CF9E" w14:textId="77777777" w:rsidR="004F4A09" w:rsidRDefault="00B97AC0">
            <w:pPr>
              <w:pStyle w:val="Normal1"/>
              <w:spacing w:before="20" w:after="20"/>
              <w:jc w:val="left"/>
            </w:pPr>
            <w:r>
              <w:t> </w:t>
            </w:r>
          </w:p>
        </w:tc>
      </w:tr>
      <w:tr w:rsidR="004F4A09" w14:paraId="4B61F03B" w14:textId="77777777">
        <w:trPr>
          <w:jc w:val="center"/>
        </w:trPr>
        <w:tc>
          <w:tcPr>
            <w:tcW w:w="883" w:type="dxa"/>
          </w:tcPr>
          <w:p w14:paraId="136837F2" w14:textId="77777777" w:rsidR="004F4A09" w:rsidRDefault="00B97AC0">
            <w:pPr>
              <w:pStyle w:val="Normal1"/>
              <w:spacing w:before="20" w:after="20"/>
              <w:jc w:val="left"/>
            </w:pPr>
            <w:r>
              <w:t>1</w:t>
            </w:r>
          </w:p>
        </w:tc>
        <w:tc>
          <w:tcPr>
            <w:tcW w:w="5600" w:type="dxa"/>
          </w:tcPr>
          <w:p w14:paraId="2036F072" w14:textId="77777777" w:rsidR="004F4A09" w:rsidRDefault="00B97AC0">
            <w:pPr>
              <w:pStyle w:val="Normal1"/>
              <w:spacing w:before="20" w:after="20"/>
              <w:jc w:val="left"/>
            </w:pPr>
            <w:r>
              <w:t>Log on to the system as the system administrator.</w:t>
            </w:r>
          </w:p>
        </w:tc>
        <w:tc>
          <w:tcPr>
            <w:tcW w:w="2152" w:type="dxa"/>
          </w:tcPr>
          <w:p w14:paraId="76B2FB5C" w14:textId="77777777" w:rsidR="004F4A09" w:rsidRDefault="00B97AC0">
            <w:pPr>
              <w:pStyle w:val="Normal1"/>
              <w:spacing w:before="20" w:after="20"/>
              <w:jc w:val="left"/>
            </w:pPr>
            <w:r>
              <w:t> </w:t>
            </w:r>
          </w:p>
        </w:tc>
      </w:tr>
      <w:tr w:rsidR="004F4A09" w14:paraId="1746C033" w14:textId="77777777">
        <w:trPr>
          <w:jc w:val="center"/>
        </w:trPr>
        <w:tc>
          <w:tcPr>
            <w:tcW w:w="883" w:type="dxa"/>
          </w:tcPr>
          <w:p w14:paraId="0749F25C" w14:textId="77777777" w:rsidR="004F4A09" w:rsidRDefault="00B97AC0">
            <w:pPr>
              <w:pStyle w:val="Normal1"/>
              <w:spacing w:before="20" w:after="20"/>
              <w:jc w:val="left"/>
            </w:pPr>
            <w:r>
              <w:t>2</w:t>
            </w:r>
          </w:p>
        </w:tc>
        <w:tc>
          <w:tcPr>
            <w:tcW w:w="5600" w:type="dxa"/>
          </w:tcPr>
          <w:p w14:paraId="3AE36E9E" w14:textId="77777777" w:rsidR="004F4A09" w:rsidRDefault="00B97AC0">
            <w:pPr>
              <w:pStyle w:val="Normal1"/>
              <w:spacing w:before="20" w:after="20"/>
              <w:jc w:val="left"/>
            </w:pPr>
            <w:r>
              <w:t>Open the Installer.  This is done by clicking Start &gt; Programs &gt; System Administration &gt; Installer.</w:t>
            </w:r>
          </w:p>
        </w:tc>
        <w:tc>
          <w:tcPr>
            <w:tcW w:w="2152" w:type="dxa"/>
          </w:tcPr>
          <w:p w14:paraId="421769E8" w14:textId="77777777" w:rsidR="004F4A09" w:rsidRDefault="00B97AC0">
            <w:pPr>
              <w:pStyle w:val="Normal1"/>
              <w:spacing w:before="20" w:after="20"/>
              <w:jc w:val="left"/>
            </w:pPr>
            <w:r>
              <w:t> </w:t>
            </w:r>
          </w:p>
        </w:tc>
      </w:tr>
      <w:tr w:rsidR="004F4A09" w14:paraId="727A449D" w14:textId="77777777">
        <w:trPr>
          <w:jc w:val="center"/>
        </w:trPr>
        <w:tc>
          <w:tcPr>
            <w:tcW w:w="883" w:type="dxa"/>
          </w:tcPr>
          <w:p w14:paraId="104832FB" w14:textId="77777777" w:rsidR="004F4A09" w:rsidRDefault="00B97AC0">
            <w:pPr>
              <w:pStyle w:val="Normal1"/>
              <w:spacing w:before="20" w:after="20"/>
              <w:jc w:val="left"/>
            </w:pPr>
            <w:r>
              <w:t>3</w:t>
            </w:r>
          </w:p>
        </w:tc>
        <w:tc>
          <w:tcPr>
            <w:tcW w:w="5600" w:type="dxa"/>
          </w:tcPr>
          <w:p w14:paraId="3CD8817A" w14:textId="77777777" w:rsidR="004F4A09" w:rsidRDefault="00B97AC0">
            <w:pPr>
              <w:pStyle w:val="Normal1"/>
              <w:spacing w:before="20" w:after="20"/>
              <w:jc w:val="left"/>
            </w:pPr>
            <w:r>
              <w:t>Select from the list of Installed Segments so that it is highlighted.</w:t>
            </w:r>
          </w:p>
        </w:tc>
        <w:tc>
          <w:tcPr>
            <w:tcW w:w="2152" w:type="dxa"/>
          </w:tcPr>
          <w:p w14:paraId="58EC0B4C" w14:textId="77777777" w:rsidR="004F4A09" w:rsidRDefault="00B97AC0">
            <w:pPr>
              <w:pStyle w:val="Normal1"/>
              <w:spacing w:before="20" w:after="20"/>
              <w:jc w:val="left"/>
            </w:pPr>
            <w:r>
              <w:t> </w:t>
            </w:r>
          </w:p>
        </w:tc>
      </w:tr>
      <w:tr w:rsidR="004F4A09" w14:paraId="15140AB3" w14:textId="77777777">
        <w:trPr>
          <w:jc w:val="center"/>
        </w:trPr>
        <w:tc>
          <w:tcPr>
            <w:tcW w:w="883" w:type="dxa"/>
          </w:tcPr>
          <w:p w14:paraId="57A72B5A" w14:textId="77777777" w:rsidR="004F4A09" w:rsidRDefault="00B97AC0">
            <w:pPr>
              <w:pStyle w:val="Normal1"/>
              <w:spacing w:before="20" w:after="20"/>
              <w:jc w:val="left"/>
            </w:pPr>
            <w:r>
              <w:t>4</w:t>
            </w:r>
          </w:p>
        </w:tc>
        <w:tc>
          <w:tcPr>
            <w:tcW w:w="5600" w:type="dxa"/>
          </w:tcPr>
          <w:p w14:paraId="43370053" w14:textId="77777777" w:rsidR="004F4A09" w:rsidRDefault="00B97AC0">
            <w:pPr>
              <w:pStyle w:val="Normal1"/>
              <w:spacing w:before="20" w:after="20"/>
              <w:jc w:val="left"/>
            </w:pPr>
            <w:r>
              <w:t>Select the De-Install button.  After a few moments, the program will be removed from your system.</w:t>
            </w:r>
          </w:p>
        </w:tc>
        <w:tc>
          <w:tcPr>
            <w:tcW w:w="2152" w:type="dxa"/>
          </w:tcPr>
          <w:p w14:paraId="301447D2" w14:textId="77777777" w:rsidR="004F4A09" w:rsidRDefault="00B97AC0">
            <w:pPr>
              <w:pStyle w:val="Normal1"/>
              <w:spacing w:before="20" w:after="20"/>
              <w:jc w:val="left"/>
            </w:pPr>
            <w:r>
              <w:t> </w:t>
            </w:r>
          </w:p>
        </w:tc>
      </w:tr>
      <w:tr w:rsidR="004F4A09" w14:paraId="5B8968DD" w14:textId="77777777">
        <w:trPr>
          <w:jc w:val="center"/>
        </w:trPr>
        <w:tc>
          <w:tcPr>
            <w:tcW w:w="883" w:type="dxa"/>
          </w:tcPr>
          <w:p w14:paraId="3CEB2C7A" w14:textId="77777777" w:rsidR="004F4A09" w:rsidRDefault="00B97AC0">
            <w:pPr>
              <w:pStyle w:val="Normal1"/>
              <w:spacing w:before="20" w:after="20"/>
              <w:jc w:val="left"/>
            </w:pPr>
            <w:r>
              <w:t>5</w:t>
            </w:r>
          </w:p>
        </w:tc>
        <w:tc>
          <w:tcPr>
            <w:tcW w:w="5600" w:type="dxa"/>
          </w:tcPr>
          <w:p w14:paraId="251607AF" w14:textId="77777777" w:rsidR="004F4A09" w:rsidRDefault="00B97AC0">
            <w:pPr>
              <w:pStyle w:val="Normal1"/>
              <w:spacing w:before="20" w:after="20"/>
              <w:jc w:val="left"/>
            </w:pPr>
            <w:r>
              <w:t>Exit the Installer.</w:t>
            </w:r>
          </w:p>
        </w:tc>
        <w:tc>
          <w:tcPr>
            <w:tcW w:w="2152" w:type="dxa"/>
          </w:tcPr>
          <w:p w14:paraId="5931835D" w14:textId="77777777" w:rsidR="004F4A09" w:rsidRDefault="00B97AC0">
            <w:pPr>
              <w:pStyle w:val="Normal1"/>
              <w:spacing w:before="20" w:after="20"/>
              <w:jc w:val="left"/>
            </w:pPr>
            <w:r>
              <w:t> </w:t>
            </w:r>
          </w:p>
        </w:tc>
      </w:tr>
    </w:tbl>
    <w:p w14:paraId="4188DD92" w14:textId="77777777" w:rsidR="004F4A09" w:rsidRDefault="004F4A09">
      <w:pPr>
        <w:pStyle w:val="Normal1"/>
      </w:pPr>
    </w:p>
    <w:p w14:paraId="3AA90A79" w14:textId="77777777" w:rsidR="004F4A09" w:rsidRDefault="00B97AC0" w:rsidP="00732991">
      <w:pPr>
        <w:pStyle w:val="Heading3"/>
        <w:numPr>
          <w:ilvl w:val="2"/>
          <w:numId w:val="44"/>
        </w:numPr>
      </w:pPr>
      <w:bookmarkStart w:id="1192" w:name="h.147n2zr" w:colFirst="0" w:colLast="0"/>
      <w:bookmarkStart w:id="1193" w:name="_Toc442439890"/>
      <w:bookmarkEnd w:id="1192"/>
      <w:r>
        <w:t>Git Upgrade</w:t>
      </w:r>
      <w:bookmarkEnd w:id="1193"/>
    </w:p>
    <w:p w14:paraId="02039509" w14:textId="77777777" w:rsidR="004F4A09" w:rsidRDefault="00B97AC0">
      <w:pPr>
        <w:pStyle w:val="Normal1"/>
        <w:spacing w:after="0"/>
        <w:jc w:val="left"/>
      </w:pPr>
      <w:r>
        <w:rPr>
          <w:rFonts w:ascii="Arial" w:eastAsia="Arial" w:hAnsi="Arial" w:cs="Arial"/>
          <w:sz w:val="20"/>
          <w:szCs w:val="20"/>
        </w:rPr>
        <w:t>Upgraded default RedHat version of Git 1.7.1 to Git 1.8.2.3 on test-02 server.</w:t>
      </w:r>
    </w:p>
    <w:tbl>
      <w:tblPr>
        <w:tblStyle w:val="aa"/>
        <w:tblW w:w="8635"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883"/>
        <w:gridCol w:w="5600"/>
        <w:gridCol w:w="2152"/>
      </w:tblGrid>
      <w:tr w:rsidR="004F4A09" w14:paraId="7535405E" w14:textId="77777777">
        <w:trPr>
          <w:jc w:val="center"/>
        </w:trPr>
        <w:tc>
          <w:tcPr>
            <w:tcW w:w="883" w:type="dxa"/>
            <w:shd w:val="clear" w:color="auto" w:fill="BFBFBF"/>
          </w:tcPr>
          <w:p w14:paraId="5E791BE9" w14:textId="77777777" w:rsidR="004F4A09" w:rsidRDefault="00B97AC0">
            <w:pPr>
              <w:pStyle w:val="Normal1"/>
              <w:spacing w:before="20" w:after="20"/>
              <w:jc w:val="left"/>
            </w:pPr>
            <w:r>
              <w:rPr>
                <w:b/>
              </w:rPr>
              <w:t>Step</w:t>
            </w:r>
          </w:p>
        </w:tc>
        <w:tc>
          <w:tcPr>
            <w:tcW w:w="5600" w:type="dxa"/>
            <w:shd w:val="clear" w:color="auto" w:fill="BFBFBF"/>
          </w:tcPr>
          <w:p w14:paraId="6730A8D7" w14:textId="77777777" w:rsidR="004F4A09" w:rsidRDefault="00B97AC0">
            <w:pPr>
              <w:pStyle w:val="Normal1"/>
              <w:spacing w:before="20" w:after="20"/>
              <w:jc w:val="left"/>
            </w:pPr>
            <w:r>
              <w:rPr>
                <w:b/>
              </w:rPr>
              <w:t>Task</w:t>
            </w:r>
          </w:p>
        </w:tc>
        <w:tc>
          <w:tcPr>
            <w:tcW w:w="2152" w:type="dxa"/>
            <w:shd w:val="clear" w:color="auto" w:fill="BFBFBF"/>
          </w:tcPr>
          <w:p w14:paraId="50CA1FDD" w14:textId="77777777" w:rsidR="004F4A09" w:rsidRDefault="00B97AC0">
            <w:pPr>
              <w:pStyle w:val="Normal1"/>
              <w:spacing w:before="20" w:after="20"/>
              <w:jc w:val="left"/>
            </w:pPr>
            <w:r>
              <w:rPr>
                <w:b/>
              </w:rPr>
              <w:t>Results</w:t>
            </w:r>
          </w:p>
        </w:tc>
      </w:tr>
      <w:tr w:rsidR="004F4A09" w14:paraId="7F8E57A6" w14:textId="77777777">
        <w:trPr>
          <w:jc w:val="center"/>
        </w:trPr>
        <w:tc>
          <w:tcPr>
            <w:tcW w:w="883" w:type="dxa"/>
          </w:tcPr>
          <w:p w14:paraId="16F3433F" w14:textId="77777777" w:rsidR="004F4A09" w:rsidRDefault="00B97AC0">
            <w:pPr>
              <w:pStyle w:val="Normal1"/>
              <w:spacing w:before="20" w:after="20"/>
              <w:jc w:val="left"/>
            </w:pPr>
            <w:r>
              <w:t>1</w:t>
            </w:r>
          </w:p>
        </w:tc>
        <w:tc>
          <w:tcPr>
            <w:tcW w:w="5600" w:type="dxa"/>
          </w:tcPr>
          <w:p w14:paraId="0D678D59" w14:textId="77777777" w:rsidR="004F4A09" w:rsidRDefault="00B97AC0">
            <w:pPr>
              <w:pStyle w:val="Normal1"/>
              <w:spacing w:before="20" w:after="20"/>
              <w:jc w:val="left"/>
            </w:pPr>
            <w:r>
              <w:t>Sudo yum remove git</w:t>
            </w:r>
          </w:p>
        </w:tc>
        <w:tc>
          <w:tcPr>
            <w:tcW w:w="2152" w:type="dxa"/>
          </w:tcPr>
          <w:p w14:paraId="58A6516B" w14:textId="77777777" w:rsidR="004F4A09" w:rsidRDefault="00B97AC0">
            <w:pPr>
              <w:pStyle w:val="Normal1"/>
              <w:spacing w:before="20" w:after="20"/>
              <w:jc w:val="left"/>
            </w:pPr>
            <w:r>
              <w:t> </w:t>
            </w:r>
          </w:p>
        </w:tc>
      </w:tr>
      <w:tr w:rsidR="004F4A09" w14:paraId="25EEC966" w14:textId="77777777">
        <w:trPr>
          <w:jc w:val="center"/>
        </w:trPr>
        <w:tc>
          <w:tcPr>
            <w:tcW w:w="883" w:type="dxa"/>
          </w:tcPr>
          <w:p w14:paraId="12C57D15" w14:textId="77777777" w:rsidR="004F4A09" w:rsidRDefault="00B97AC0">
            <w:pPr>
              <w:pStyle w:val="Normal1"/>
              <w:spacing w:before="20" w:after="20"/>
              <w:jc w:val="left"/>
            </w:pPr>
            <w:r>
              <w:t>2</w:t>
            </w:r>
          </w:p>
        </w:tc>
        <w:tc>
          <w:tcPr>
            <w:tcW w:w="5600" w:type="dxa"/>
          </w:tcPr>
          <w:p w14:paraId="3D5C592F" w14:textId="77777777" w:rsidR="004F4A09" w:rsidRDefault="00B97AC0">
            <w:pPr>
              <w:pStyle w:val="Normal1"/>
              <w:spacing w:before="20" w:after="20"/>
              <w:jc w:val="left"/>
            </w:pPr>
            <w:r>
              <w:t>cd /usr/local/src</w:t>
            </w:r>
          </w:p>
        </w:tc>
        <w:tc>
          <w:tcPr>
            <w:tcW w:w="2152" w:type="dxa"/>
          </w:tcPr>
          <w:p w14:paraId="1AD62FA7" w14:textId="77777777" w:rsidR="004F4A09" w:rsidRDefault="00B97AC0">
            <w:pPr>
              <w:pStyle w:val="Normal1"/>
              <w:spacing w:before="20" w:after="20"/>
              <w:jc w:val="left"/>
            </w:pPr>
            <w:r>
              <w:t> </w:t>
            </w:r>
          </w:p>
        </w:tc>
      </w:tr>
      <w:tr w:rsidR="004F4A09" w14:paraId="10899C75" w14:textId="77777777">
        <w:trPr>
          <w:jc w:val="center"/>
        </w:trPr>
        <w:tc>
          <w:tcPr>
            <w:tcW w:w="883" w:type="dxa"/>
          </w:tcPr>
          <w:p w14:paraId="54B11C94" w14:textId="77777777" w:rsidR="004F4A09" w:rsidRDefault="00B97AC0">
            <w:pPr>
              <w:pStyle w:val="Normal1"/>
              <w:spacing w:before="20" w:after="20"/>
              <w:jc w:val="left"/>
            </w:pPr>
            <w:r>
              <w:t>3</w:t>
            </w:r>
          </w:p>
        </w:tc>
        <w:tc>
          <w:tcPr>
            <w:tcW w:w="5600" w:type="dxa"/>
          </w:tcPr>
          <w:p w14:paraId="29A24165" w14:textId="77777777" w:rsidR="004F4A09" w:rsidRDefault="00B97AC0">
            <w:pPr>
              <w:pStyle w:val="Normal1"/>
              <w:spacing w:before="20" w:after="20"/>
              <w:jc w:val="left"/>
            </w:pPr>
            <w:r>
              <w:t>wget https://www.kernel.org/pub/software/scm/git/git-1.8.2.3.tar.gz</w:t>
            </w:r>
          </w:p>
        </w:tc>
        <w:tc>
          <w:tcPr>
            <w:tcW w:w="2152" w:type="dxa"/>
          </w:tcPr>
          <w:p w14:paraId="50B37B2F" w14:textId="77777777" w:rsidR="004F4A09" w:rsidRDefault="00B97AC0">
            <w:pPr>
              <w:pStyle w:val="Normal1"/>
              <w:spacing w:before="20" w:after="20"/>
              <w:jc w:val="left"/>
            </w:pPr>
            <w:r>
              <w:t> </w:t>
            </w:r>
          </w:p>
        </w:tc>
      </w:tr>
      <w:tr w:rsidR="004F4A09" w14:paraId="51091EF4" w14:textId="77777777">
        <w:trPr>
          <w:jc w:val="center"/>
        </w:trPr>
        <w:tc>
          <w:tcPr>
            <w:tcW w:w="883" w:type="dxa"/>
          </w:tcPr>
          <w:p w14:paraId="0A43FAF1" w14:textId="77777777" w:rsidR="004F4A09" w:rsidRDefault="00B97AC0">
            <w:pPr>
              <w:pStyle w:val="Normal1"/>
              <w:spacing w:before="20" w:after="20"/>
              <w:jc w:val="left"/>
            </w:pPr>
            <w:r>
              <w:t>4</w:t>
            </w:r>
          </w:p>
        </w:tc>
        <w:tc>
          <w:tcPr>
            <w:tcW w:w="5600" w:type="dxa"/>
          </w:tcPr>
          <w:p w14:paraId="6CFE9922" w14:textId="77777777" w:rsidR="004F4A09" w:rsidRDefault="00B97AC0">
            <w:pPr>
              <w:pStyle w:val="Normal1"/>
              <w:spacing w:before="20" w:after="20"/>
              <w:jc w:val="left"/>
            </w:pPr>
            <w:r>
              <w:t>tar xzvf git-1.8.2.3.tar.gz</w:t>
            </w:r>
          </w:p>
        </w:tc>
        <w:tc>
          <w:tcPr>
            <w:tcW w:w="2152" w:type="dxa"/>
          </w:tcPr>
          <w:p w14:paraId="7E45A648" w14:textId="77777777" w:rsidR="004F4A09" w:rsidRDefault="00B97AC0">
            <w:pPr>
              <w:pStyle w:val="Normal1"/>
              <w:spacing w:before="20" w:after="20"/>
              <w:jc w:val="left"/>
            </w:pPr>
            <w:r>
              <w:t> </w:t>
            </w:r>
          </w:p>
        </w:tc>
      </w:tr>
      <w:tr w:rsidR="004F4A09" w14:paraId="15A48E7C" w14:textId="77777777">
        <w:trPr>
          <w:jc w:val="center"/>
        </w:trPr>
        <w:tc>
          <w:tcPr>
            <w:tcW w:w="883" w:type="dxa"/>
          </w:tcPr>
          <w:p w14:paraId="65F547C9" w14:textId="77777777" w:rsidR="004F4A09" w:rsidRDefault="00B97AC0">
            <w:pPr>
              <w:pStyle w:val="Normal1"/>
              <w:spacing w:before="20" w:after="20"/>
              <w:jc w:val="left"/>
            </w:pPr>
            <w:r>
              <w:t>5</w:t>
            </w:r>
          </w:p>
        </w:tc>
        <w:tc>
          <w:tcPr>
            <w:tcW w:w="5600" w:type="dxa"/>
          </w:tcPr>
          <w:p w14:paraId="0DCFDF5C" w14:textId="77777777" w:rsidR="004F4A09" w:rsidRDefault="00B97AC0">
            <w:pPr>
              <w:pStyle w:val="Normal1"/>
              <w:spacing w:before="20" w:after="20"/>
              <w:jc w:val="left"/>
            </w:pPr>
            <w:r>
              <w:t>cd git-1.8.2.3</w:t>
            </w:r>
          </w:p>
        </w:tc>
        <w:tc>
          <w:tcPr>
            <w:tcW w:w="2152" w:type="dxa"/>
          </w:tcPr>
          <w:p w14:paraId="7AB89121" w14:textId="77777777" w:rsidR="004F4A09" w:rsidRDefault="00B97AC0">
            <w:pPr>
              <w:pStyle w:val="Normal1"/>
              <w:spacing w:before="20" w:after="20"/>
              <w:jc w:val="left"/>
            </w:pPr>
            <w:r>
              <w:t> </w:t>
            </w:r>
          </w:p>
        </w:tc>
      </w:tr>
      <w:tr w:rsidR="004F4A09" w14:paraId="584B616A" w14:textId="77777777">
        <w:trPr>
          <w:jc w:val="center"/>
        </w:trPr>
        <w:tc>
          <w:tcPr>
            <w:tcW w:w="883" w:type="dxa"/>
          </w:tcPr>
          <w:p w14:paraId="64FAE94F" w14:textId="77777777" w:rsidR="004F4A09" w:rsidRDefault="00B97AC0">
            <w:pPr>
              <w:pStyle w:val="Normal1"/>
              <w:spacing w:before="20" w:after="20"/>
              <w:jc w:val="left"/>
            </w:pPr>
            <w:r>
              <w:t>6</w:t>
            </w:r>
          </w:p>
        </w:tc>
        <w:tc>
          <w:tcPr>
            <w:tcW w:w="5600" w:type="dxa"/>
          </w:tcPr>
          <w:p w14:paraId="08D579BB" w14:textId="77777777" w:rsidR="004F4A09" w:rsidRDefault="00B97AC0">
            <w:pPr>
              <w:pStyle w:val="Normal1"/>
              <w:spacing w:before="20" w:after="20"/>
              <w:jc w:val="left"/>
            </w:pPr>
            <w:r>
              <w:t>make prefix=/usr/local all</w:t>
            </w:r>
          </w:p>
        </w:tc>
        <w:tc>
          <w:tcPr>
            <w:tcW w:w="2152" w:type="dxa"/>
          </w:tcPr>
          <w:p w14:paraId="00ABC258" w14:textId="77777777" w:rsidR="004F4A09" w:rsidRDefault="00B97AC0">
            <w:pPr>
              <w:pStyle w:val="Normal1"/>
              <w:spacing w:before="20" w:after="20"/>
              <w:jc w:val="left"/>
            </w:pPr>
            <w:r>
              <w:t> </w:t>
            </w:r>
          </w:p>
        </w:tc>
      </w:tr>
      <w:tr w:rsidR="004F4A09" w14:paraId="67165698" w14:textId="77777777">
        <w:trPr>
          <w:jc w:val="center"/>
        </w:trPr>
        <w:tc>
          <w:tcPr>
            <w:tcW w:w="883" w:type="dxa"/>
          </w:tcPr>
          <w:p w14:paraId="5EE5093B" w14:textId="77777777" w:rsidR="004F4A09" w:rsidRDefault="00B97AC0">
            <w:pPr>
              <w:pStyle w:val="Normal1"/>
              <w:spacing w:before="20" w:after="20"/>
              <w:jc w:val="left"/>
            </w:pPr>
            <w:r>
              <w:t>7</w:t>
            </w:r>
          </w:p>
        </w:tc>
        <w:tc>
          <w:tcPr>
            <w:tcW w:w="5600" w:type="dxa"/>
          </w:tcPr>
          <w:p w14:paraId="13A00D0E" w14:textId="77777777" w:rsidR="004F4A09" w:rsidRDefault="00B97AC0">
            <w:pPr>
              <w:pStyle w:val="Normal1"/>
              <w:spacing w:before="20" w:after="20"/>
              <w:jc w:val="left"/>
            </w:pPr>
            <w:r>
              <w:t>make prefix=/usr/local install</w:t>
            </w:r>
          </w:p>
        </w:tc>
        <w:tc>
          <w:tcPr>
            <w:tcW w:w="2152" w:type="dxa"/>
          </w:tcPr>
          <w:p w14:paraId="7E2185C8" w14:textId="77777777" w:rsidR="004F4A09" w:rsidRDefault="00B97AC0">
            <w:pPr>
              <w:pStyle w:val="Normal1"/>
              <w:spacing w:before="20" w:after="20"/>
              <w:jc w:val="left"/>
            </w:pPr>
            <w:r>
              <w:t> </w:t>
            </w:r>
          </w:p>
        </w:tc>
      </w:tr>
      <w:tr w:rsidR="004F4A09" w14:paraId="554D2B24" w14:textId="77777777">
        <w:trPr>
          <w:jc w:val="center"/>
        </w:trPr>
        <w:tc>
          <w:tcPr>
            <w:tcW w:w="883" w:type="dxa"/>
          </w:tcPr>
          <w:p w14:paraId="5F04F8AF" w14:textId="77777777" w:rsidR="004F4A09" w:rsidRDefault="00B97AC0">
            <w:pPr>
              <w:pStyle w:val="Normal1"/>
              <w:spacing w:before="20" w:after="20"/>
              <w:jc w:val="left"/>
            </w:pPr>
            <w:r>
              <w:t>8</w:t>
            </w:r>
          </w:p>
        </w:tc>
        <w:tc>
          <w:tcPr>
            <w:tcW w:w="5600" w:type="dxa"/>
          </w:tcPr>
          <w:p w14:paraId="12983943" w14:textId="0A9744DC" w:rsidR="004F4A09" w:rsidRDefault="00B97AC0">
            <w:pPr>
              <w:pStyle w:val="Normal1"/>
              <w:spacing w:before="20" w:after="20"/>
              <w:jc w:val="left"/>
            </w:pPr>
            <w:r>
              <w:t>git --version</w:t>
            </w:r>
          </w:p>
        </w:tc>
        <w:tc>
          <w:tcPr>
            <w:tcW w:w="2152" w:type="dxa"/>
          </w:tcPr>
          <w:p w14:paraId="74D9743C" w14:textId="77777777" w:rsidR="004F4A09" w:rsidRDefault="004F4A09">
            <w:pPr>
              <w:pStyle w:val="Normal1"/>
              <w:spacing w:before="20" w:after="20"/>
              <w:jc w:val="left"/>
            </w:pPr>
          </w:p>
        </w:tc>
      </w:tr>
      <w:tr w:rsidR="004F4A09" w14:paraId="38EE03EB" w14:textId="77777777">
        <w:trPr>
          <w:jc w:val="center"/>
        </w:trPr>
        <w:tc>
          <w:tcPr>
            <w:tcW w:w="883" w:type="dxa"/>
          </w:tcPr>
          <w:p w14:paraId="0C7CDBF9" w14:textId="77777777" w:rsidR="004F4A09" w:rsidRDefault="00B97AC0">
            <w:pPr>
              <w:pStyle w:val="Normal1"/>
              <w:spacing w:before="20" w:after="20"/>
              <w:jc w:val="left"/>
            </w:pPr>
            <w:r>
              <w:t>9</w:t>
            </w:r>
          </w:p>
        </w:tc>
        <w:tc>
          <w:tcPr>
            <w:tcW w:w="5600" w:type="dxa"/>
          </w:tcPr>
          <w:p w14:paraId="2D0F9568" w14:textId="77777777" w:rsidR="004F4A09" w:rsidRDefault="00B97AC0">
            <w:pPr>
              <w:pStyle w:val="Normal1"/>
              <w:spacing w:before="20" w:after="20"/>
              <w:jc w:val="left"/>
            </w:pPr>
            <w:r>
              <w:t>git version 1.8.2.3</w:t>
            </w:r>
          </w:p>
        </w:tc>
        <w:tc>
          <w:tcPr>
            <w:tcW w:w="2152" w:type="dxa"/>
          </w:tcPr>
          <w:p w14:paraId="49E3883A" w14:textId="77777777" w:rsidR="004F4A09" w:rsidRDefault="004F4A09">
            <w:pPr>
              <w:pStyle w:val="Normal1"/>
              <w:spacing w:before="20" w:after="20"/>
              <w:jc w:val="left"/>
            </w:pPr>
          </w:p>
        </w:tc>
      </w:tr>
    </w:tbl>
    <w:p w14:paraId="1E1928F6" w14:textId="77777777" w:rsidR="004F4A09" w:rsidRDefault="004F4A09">
      <w:pPr>
        <w:pStyle w:val="Normal1"/>
      </w:pPr>
    </w:p>
    <w:p w14:paraId="46452FFF" w14:textId="77777777" w:rsidR="004F4A09" w:rsidRDefault="00B97AC0" w:rsidP="00732991">
      <w:pPr>
        <w:pStyle w:val="Heading1"/>
        <w:numPr>
          <w:ilvl w:val="0"/>
          <w:numId w:val="44"/>
        </w:numPr>
      </w:pPr>
      <w:bookmarkStart w:id="1194" w:name="h.3o7alnk" w:colFirst="0" w:colLast="0"/>
      <w:bookmarkStart w:id="1195" w:name="_Toc442439891"/>
      <w:bookmarkEnd w:id="1194"/>
      <w:r>
        <w:t>Frequently Asked Questions</w:t>
      </w:r>
      <w:bookmarkEnd w:id="1195"/>
    </w:p>
    <w:p w14:paraId="674F202D" w14:textId="77777777" w:rsidR="004F4A09" w:rsidRDefault="00B97AC0" w:rsidP="00732991">
      <w:pPr>
        <w:pStyle w:val="Normal1"/>
        <w:jc w:val="left"/>
      </w:pPr>
      <w:r>
        <w:t xml:space="preserve">This section presents to the user frequents questions about the installation and troubleshooting of the system/program and the common answers to those questions.  </w:t>
      </w:r>
    </w:p>
    <w:p w14:paraId="21608661" w14:textId="77777777" w:rsidR="00257939" w:rsidRDefault="00257939" w:rsidP="00732991">
      <w:pPr>
        <w:pStyle w:val="ListParagraph"/>
        <w:ind w:left="1080"/>
      </w:pPr>
      <w:bookmarkStart w:id="1196" w:name="h.23ckvvd" w:colFirst="0" w:colLast="0"/>
      <w:bookmarkEnd w:id="1196"/>
    </w:p>
    <w:p w14:paraId="619256AE" w14:textId="77777777" w:rsidR="004F4A09" w:rsidRDefault="00B97AC0" w:rsidP="00732991">
      <w:pPr>
        <w:pStyle w:val="Heading1"/>
        <w:numPr>
          <w:ilvl w:val="0"/>
          <w:numId w:val="44"/>
        </w:numPr>
      </w:pPr>
      <w:bookmarkStart w:id="1197" w:name="_Toc442439892"/>
      <w:r>
        <w:t>References</w:t>
      </w:r>
      <w:bookmarkEnd w:id="1197"/>
    </w:p>
    <w:p w14:paraId="46144679" w14:textId="77777777" w:rsidR="004F4A09" w:rsidRDefault="00B97AC0">
      <w:pPr>
        <w:pStyle w:val="Normal1"/>
        <w:spacing w:before="20" w:after="20"/>
        <w:jc w:val="left"/>
      </w:pPr>
      <w:r>
        <w:t>This section contains all reference material used in the creation of the system installation plan or required for the operation of the system or program.  It includes websites, system documents, references to other systems and their documents and any other document that was either used in the creation of the manual, referenced in the manual or provides addition information useful to the user. A sample reference table is included below for your use or if you prefer you can delete the table and use your own format.</w:t>
      </w:r>
    </w:p>
    <w:p w14:paraId="12E07410" w14:textId="77777777" w:rsidR="004F4A09" w:rsidRDefault="004F4A09">
      <w:pPr>
        <w:pStyle w:val="Normal1"/>
        <w:spacing w:before="20" w:after="20"/>
        <w:jc w:val="left"/>
      </w:pPr>
    </w:p>
    <w:p w14:paraId="4505E511" w14:textId="77777777" w:rsidR="004F4A09" w:rsidRDefault="00B97AC0">
      <w:pPr>
        <w:pStyle w:val="Normal1"/>
        <w:keepNext/>
        <w:spacing w:before="120" w:after="120"/>
        <w:jc w:val="center"/>
      </w:pPr>
      <w:bookmarkStart w:id="1198" w:name="h.ihv636" w:colFirst="0" w:colLast="0"/>
      <w:bookmarkEnd w:id="1198"/>
      <w:r>
        <w:rPr>
          <w:b/>
        </w:rPr>
        <w:t>Table 10: References</w:t>
      </w:r>
    </w:p>
    <w:tbl>
      <w:tblPr>
        <w:tblStyle w:val="ab"/>
        <w:tblW w:w="8640"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1498"/>
        <w:gridCol w:w="721"/>
        <w:gridCol w:w="6421"/>
      </w:tblGrid>
      <w:tr w:rsidR="004F4A09" w14:paraId="3EC9F254" w14:textId="77777777">
        <w:trPr>
          <w:jc w:val="center"/>
        </w:trPr>
        <w:tc>
          <w:tcPr>
            <w:tcW w:w="1498" w:type="dxa"/>
            <w:shd w:val="clear" w:color="auto" w:fill="BFBFBF"/>
            <w:vAlign w:val="center"/>
          </w:tcPr>
          <w:p w14:paraId="0E31985E" w14:textId="77777777" w:rsidR="004F4A09" w:rsidRDefault="00B97AC0">
            <w:pPr>
              <w:pStyle w:val="Normal1"/>
              <w:spacing w:after="0"/>
              <w:jc w:val="left"/>
            </w:pPr>
            <w:r>
              <w:rPr>
                <w:b/>
                <w:i/>
              </w:rPr>
              <w:t>Document Number</w:t>
            </w:r>
          </w:p>
        </w:tc>
        <w:tc>
          <w:tcPr>
            <w:tcW w:w="721" w:type="dxa"/>
            <w:shd w:val="clear" w:color="auto" w:fill="BFBFBF"/>
            <w:vAlign w:val="center"/>
          </w:tcPr>
          <w:p w14:paraId="1FAF03CD" w14:textId="77777777" w:rsidR="004F4A09" w:rsidRDefault="00B97AC0">
            <w:pPr>
              <w:pStyle w:val="Normal1"/>
              <w:spacing w:after="0"/>
              <w:jc w:val="left"/>
            </w:pPr>
            <w:r>
              <w:rPr>
                <w:b/>
                <w:i/>
              </w:rPr>
              <w:t xml:space="preserve"> Rev.</w:t>
            </w:r>
          </w:p>
        </w:tc>
        <w:tc>
          <w:tcPr>
            <w:tcW w:w="6421" w:type="dxa"/>
            <w:shd w:val="clear" w:color="auto" w:fill="BFBFBF"/>
            <w:vAlign w:val="center"/>
          </w:tcPr>
          <w:p w14:paraId="1831850D" w14:textId="77777777" w:rsidR="004F4A09" w:rsidRDefault="00B97AC0">
            <w:pPr>
              <w:pStyle w:val="Normal1"/>
              <w:spacing w:after="0"/>
              <w:jc w:val="left"/>
            </w:pPr>
            <w:r>
              <w:rPr>
                <w:b/>
                <w:i/>
              </w:rPr>
              <w:t xml:space="preserve"> Document Title</w:t>
            </w:r>
          </w:p>
        </w:tc>
      </w:tr>
      <w:tr w:rsidR="004F4A09" w14:paraId="3EB5F55A" w14:textId="77777777">
        <w:trPr>
          <w:jc w:val="center"/>
        </w:trPr>
        <w:tc>
          <w:tcPr>
            <w:tcW w:w="1498" w:type="dxa"/>
          </w:tcPr>
          <w:p w14:paraId="6462599A" w14:textId="77777777" w:rsidR="004F4A09" w:rsidRDefault="00B97AC0">
            <w:pPr>
              <w:pStyle w:val="Normal1"/>
              <w:spacing w:after="0"/>
              <w:jc w:val="left"/>
            </w:pPr>
            <w:r>
              <w:rPr>
                <w:i/>
              </w:rPr>
              <w:t>LS-71062</w:t>
            </w:r>
          </w:p>
        </w:tc>
        <w:tc>
          <w:tcPr>
            <w:tcW w:w="721" w:type="dxa"/>
          </w:tcPr>
          <w:p w14:paraId="2C146806" w14:textId="77777777" w:rsidR="004F4A09" w:rsidRDefault="00B97AC0">
            <w:pPr>
              <w:pStyle w:val="Normal1"/>
              <w:spacing w:after="0"/>
              <w:jc w:val="left"/>
            </w:pPr>
            <w:r>
              <w:rPr>
                <w:i/>
              </w:rPr>
              <w:t xml:space="preserve"> C </w:t>
            </w:r>
          </w:p>
        </w:tc>
        <w:tc>
          <w:tcPr>
            <w:tcW w:w="6421" w:type="dxa"/>
          </w:tcPr>
          <w:p w14:paraId="25E78A6B" w14:textId="77777777" w:rsidR="004F4A09" w:rsidRDefault="00B97AC0">
            <w:pPr>
              <w:pStyle w:val="Normal1"/>
              <w:spacing w:after="0"/>
              <w:jc w:val="left"/>
            </w:pPr>
            <w:r>
              <w:rPr>
                <w:i/>
              </w:rPr>
              <w:t xml:space="preserve">Software Requirements Specification (SRS) </w:t>
            </w:r>
          </w:p>
        </w:tc>
      </w:tr>
      <w:tr w:rsidR="004F4A09" w14:paraId="41C6EAA4" w14:textId="77777777">
        <w:trPr>
          <w:jc w:val="center"/>
        </w:trPr>
        <w:tc>
          <w:tcPr>
            <w:tcW w:w="1498" w:type="dxa"/>
          </w:tcPr>
          <w:p w14:paraId="6592464D" w14:textId="77777777" w:rsidR="004F4A09" w:rsidRDefault="00B97AC0">
            <w:pPr>
              <w:pStyle w:val="Normal1"/>
              <w:spacing w:after="0"/>
              <w:jc w:val="left"/>
            </w:pPr>
            <w:r>
              <w:rPr>
                <w:i/>
              </w:rPr>
              <w:t>LS-71062-8</w:t>
            </w:r>
          </w:p>
        </w:tc>
        <w:tc>
          <w:tcPr>
            <w:tcW w:w="721" w:type="dxa"/>
          </w:tcPr>
          <w:p w14:paraId="379FD230" w14:textId="77777777" w:rsidR="004F4A09" w:rsidRDefault="00B97AC0">
            <w:pPr>
              <w:pStyle w:val="Normal1"/>
              <w:spacing w:after="0"/>
              <w:jc w:val="left"/>
            </w:pPr>
            <w:r>
              <w:rPr>
                <w:i/>
              </w:rPr>
              <w:t xml:space="preserve"> D </w:t>
            </w:r>
          </w:p>
        </w:tc>
        <w:tc>
          <w:tcPr>
            <w:tcW w:w="6421" w:type="dxa"/>
          </w:tcPr>
          <w:p w14:paraId="094F4997" w14:textId="77777777" w:rsidR="004F4A09" w:rsidRDefault="00B97AC0">
            <w:pPr>
              <w:pStyle w:val="Normal1"/>
              <w:spacing w:after="0"/>
              <w:jc w:val="left"/>
            </w:pPr>
            <w:r>
              <w:rPr>
                <w:i/>
              </w:rPr>
              <w:t xml:space="preserve">Interface Design Document </w:t>
            </w:r>
          </w:p>
        </w:tc>
      </w:tr>
    </w:tbl>
    <w:p w14:paraId="072465AE" w14:textId="77777777" w:rsidR="004F4A09" w:rsidRDefault="004F4A09">
      <w:pPr>
        <w:pStyle w:val="Normal1"/>
        <w:spacing w:before="20" w:after="20"/>
        <w:jc w:val="left"/>
      </w:pPr>
    </w:p>
    <w:p w14:paraId="1A5D7E5C" w14:textId="77777777" w:rsidR="004F4A09" w:rsidRDefault="00B97AC0">
      <w:pPr>
        <w:pStyle w:val="Normal1"/>
      </w:pPr>
      <w:r>
        <w:br w:type="page"/>
      </w:r>
    </w:p>
    <w:p w14:paraId="0FC5411A" w14:textId="77777777" w:rsidR="004F4A09" w:rsidRDefault="004F4A09">
      <w:pPr>
        <w:pStyle w:val="Normal1"/>
        <w:spacing w:after="0"/>
        <w:jc w:val="left"/>
      </w:pPr>
    </w:p>
    <w:p w14:paraId="1D5F4655" w14:textId="77777777" w:rsidR="004F4A09" w:rsidRDefault="00B97AC0" w:rsidP="00732991">
      <w:pPr>
        <w:pStyle w:val="Heading6"/>
        <w:numPr>
          <w:ilvl w:val="5"/>
          <w:numId w:val="44"/>
        </w:numPr>
      </w:pPr>
      <w:bookmarkStart w:id="1199" w:name="h.33xrhaj89q3h" w:colFirst="0" w:colLast="0"/>
      <w:bookmarkEnd w:id="1199"/>
      <w:r>
        <w:t>Acronyms and Definitions</w:t>
      </w:r>
    </w:p>
    <w:p w14:paraId="6B19F415" w14:textId="77777777" w:rsidR="004F4A09" w:rsidRDefault="00B97AC0">
      <w:pPr>
        <w:pStyle w:val="Normal1"/>
        <w:keepNext/>
        <w:spacing w:before="120" w:after="120"/>
        <w:jc w:val="center"/>
      </w:pPr>
      <w:bookmarkStart w:id="1200" w:name="h.32hioqz" w:colFirst="0" w:colLast="0"/>
      <w:bookmarkEnd w:id="1200"/>
      <w:r>
        <w:rPr>
          <w:b/>
        </w:rPr>
        <w:t>Table 12: Acronyms and Definitions</w:t>
      </w:r>
    </w:p>
    <w:tbl>
      <w:tblPr>
        <w:tblStyle w:val="ac"/>
        <w:tblW w:w="864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20"/>
        <w:gridCol w:w="7020"/>
      </w:tblGrid>
      <w:tr w:rsidR="004F4A09" w14:paraId="68D9862D" w14:textId="77777777">
        <w:tc>
          <w:tcPr>
            <w:tcW w:w="1620" w:type="dxa"/>
            <w:shd w:val="clear" w:color="auto" w:fill="FFFFFF"/>
            <w:vAlign w:val="center"/>
          </w:tcPr>
          <w:p w14:paraId="5DB5B539" w14:textId="77777777" w:rsidR="004F4A09" w:rsidRDefault="00B97AC0">
            <w:pPr>
              <w:pStyle w:val="Normal1"/>
              <w:spacing w:before="20" w:after="20"/>
              <w:jc w:val="center"/>
            </w:pPr>
            <w:r>
              <w:rPr>
                <w:rFonts w:ascii="Arial" w:eastAsia="Arial" w:hAnsi="Arial" w:cs="Arial"/>
                <w:b/>
                <w:sz w:val="18"/>
                <w:szCs w:val="18"/>
              </w:rPr>
              <w:t>Acronym</w:t>
            </w:r>
          </w:p>
        </w:tc>
        <w:tc>
          <w:tcPr>
            <w:tcW w:w="7020" w:type="dxa"/>
            <w:shd w:val="clear" w:color="auto" w:fill="FFFFFF"/>
            <w:vAlign w:val="center"/>
          </w:tcPr>
          <w:p w14:paraId="1EF6459E" w14:textId="77777777" w:rsidR="004F4A09" w:rsidRDefault="00B97AC0">
            <w:pPr>
              <w:pStyle w:val="Normal1"/>
              <w:spacing w:before="20" w:after="20"/>
              <w:jc w:val="center"/>
            </w:pPr>
            <w:r>
              <w:rPr>
                <w:rFonts w:ascii="Arial" w:eastAsia="Arial" w:hAnsi="Arial" w:cs="Arial"/>
                <w:b/>
                <w:sz w:val="18"/>
                <w:szCs w:val="18"/>
              </w:rPr>
              <w:t>Description</w:t>
            </w:r>
          </w:p>
        </w:tc>
      </w:tr>
      <w:tr w:rsidR="004F4A09" w14:paraId="1CCC5BED" w14:textId="77777777">
        <w:tc>
          <w:tcPr>
            <w:tcW w:w="1620" w:type="dxa"/>
          </w:tcPr>
          <w:p w14:paraId="7BFD6CFF" w14:textId="33941D00" w:rsidR="004F4A09" w:rsidRDefault="00095D11">
            <w:pPr>
              <w:pStyle w:val="Normal1"/>
              <w:spacing w:before="20" w:after="20"/>
              <w:jc w:val="left"/>
            </w:pPr>
            <w:r>
              <w:t>P3</w:t>
            </w:r>
          </w:p>
        </w:tc>
        <w:tc>
          <w:tcPr>
            <w:tcW w:w="7020" w:type="dxa"/>
          </w:tcPr>
          <w:p w14:paraId="444B6E1E" w14:textId="542947A4" w:rsidR="004F4A09" w:rsidRDefault="00095D11">
            <w:pPr>
              <w:pStyle w:val="Normal1"/>
              <w:spacing w:before="20" w:after="20"/>
              <w:jc w:val="left"/>
            </w:pPr>
            <w:r>
              <w:t>Prices Paid Portal</w:t>
            </w:r>
          </w:p>
        </w:tc>
      </w:tr>
      <w:tr w:rsidR="004F4A09" w14:paraId="09EC90FB" w14:textId="77777777">
        <w:tc>
          <w:tcPr>
            <w:tcW w:w="1620" w:type="dxa"/>
          </w:tcPr>
          <w:p w14:paraId="66EF6392" w14:textId="77777777" w:rsidR="004F4A09" w:rsidRDefault="004F4A09">
            <w:pPr>
              <w:pStyle w:val="Normal1"/>
              <w:spacing w:before="20" w:after="20"/>
              <w:jc w:val="left"/>
            </w:pPr>
          </w:p>
        </w:tc>
        <w:tc>
          <w:tcPr>
            <w:tcW w:w="7020" w:type="dxa"/>
          </w:tcPr>
          <w:p w14:paraId="08CBB507" w14:textId="77777777" w:rsidR="004F4A09" w:rsidRDefault="004F4A09">
            <w:pPr>
              <w:pStyle w:val="Normal1"/>
              <w:spacing w:before="20" w:after="20"/>
              <w:jc w:val="left"/>
            </w:pPr>
          </w:p>
        </w:tc>
      </w:tr>
      <w:tr w:rsidR="004F4A09" w14:paraId="1E3563E4" w14:textId="77777777">
        <w:tc>
          <w:tcPr>
            <w:tcW w:w="1620" w:type="dxa"/>
          </w:tcPr>
          <w:p w14:paraId="5382B2F1" w14:textId="77777777" w:rsidR="004F4A09" w:rsidRDefault="004F4A09">
            <w:pPr>
              <w:pStyle w:val="Normal1"/>
              <w:spacing w:before="20" w:after="20"/>
              <w:jc w:val="left"/>
            </w:pPr>
          </w:p>
        </w:tc>
        <w:tc>
          <w:tcPr>
            <w:tcW w:w="7020" w:type="dxa"/>
          </w:tcPr>
          <w:p w14:paraId="5817A582" w14:textId="77777777" w:rsidR="004F4A09" w:rsidRDefault="004F4A09">
            <w:pPr>
              <w:pStyle w:val="Normal1"/>
              <w:spacing w:before="20" w:after="20"/>
              <w:jc w:val="left"/>
            </w:pPr>
          </w:p>
        </w:tc>
      </w:tr>
      <w:tr w:rsidR="004F4A09" w14:paraId="389C92A3" w14:textId="77777777">
        <w:tc>
          <w:tcPr>
            <w:tcW w:w="1620" w:type="dxa"/>
          </w:tcPr>
          <w:p w14:paraId="0145D861" w14:textId="77777777" w:rsidR="004F4A09" w:rsidRDefault="004F4A09">
            <w:pPr>
              <w:pStyle w:val="Normal1"/>
              <w:spacing w:before="20" w:after="20"/>
              <w:jc w:val="left"/>
            </w:pPr>
          </w:p>
        </w:tc>
        <w:tc>
          <w:tcPr>
            <w:tcW w:w="7020" w:type="dxa"/>
          </w:tcPr>
          <w:p w14:paraId="6F8ABDB4" w14:textId="77777777" w:rsidR="004F4A09" w:rsidRDefault="004F4A09">
            <w:pPr>
              <w:pStyle w:val="Normal1"/>
              <w:spacing w:before="20" w:after="20"/>
              <w:jc w:val="left"/>
            </w:pPr>
          </w:p>
        </w:tc>
      </w:tr>
      <w:tr w:rsidR="004F4A09" w14:paraId="0B68208C" w14:textId="77777777">
        <w:tc>
          <w:tcPr>
            <w:tcW w:w="1620" w:type="dxa"/>
          </w:tcPr>
          <w:p w14:paraId="69B239F9" w14:textId="77777777" w:rsidR="004F4A09" w:rsidRDefault="004F4A09">
            <w:pPr>
              <w:pStyle w:val="Normal1"/>
              <w:spacing w:before="20" w:after="20"/>
              <w:jc w:val="left"/>
            </w:pPr>
          </w:p>
        </w:tc>
        <w:tc>
          <w:tcPr>
            <w:tcW w:w="7020" w:type="dxa"/>
          </w:tcPr>
          <w:p w14:paraId="7566FF96" w14:textId="77777777" w:rsidR="004F4A09" w:rsidRDefault="004F4A09">
            <w:pPr>
              <w:pStyle w:val="Normal1"/>
              <w:spacing w:before="20" w:after="20"/>
              <w:jc w:val="left"/>
            </w:pPr>
          </w:p>
        </w:tc>
      </w:tr>
      <w:tr w:rsidR="004F4A09" w14:paraId="23B931AD" w14:textId="77777777">
        <w:tc>
          <w:tcPr>
            <w:tcW w:w="1620" w:type="dxa"/>
          </w:tcPr>
          <w:p w14:paraId="34B5427F" w14:textId="77777777" w:rsidR="004F4A09" w:rsidRDefault="004F4A09">
            <w:pPr>
              <w:pStyle w:val="Normal1"/>
              <w:spacing w:before="20" w:after="20"/>
              <w:jc w:val="left"/>
            </w:pPr>
          </w:p>
        </w:tc>
        <w:tc>
          <w:tcPr>
            <w:tcW w:w="7020" w:type="dxa"/>
          </w:tcPr>
          <w:p w14:paraId="28C4DF59" w14:textId="77777777" w:rsidR="004F4A09" w:rsidRDefault="004F4A09">
            <w:pPr>
              <w:pStyle w:val="Normal1"/>
              <w:spacing w:before="20" w:after="20"/>
              <w:jc w:val="left"/>
            </w:pPr>
          </w:p>
        </w:tc>
      </w:tr>
      <w:tr w:rsidR="004F4A09" w14:paraId="34135768" w14:textId="77777777">
        <w:tc>
          <w:tcPr>
            <w:tcW w:w="1620" w:type="dxa"/>
          </w:tcPr>
          <w:p w14:paraId="12B3733F" w14:textId="77777777" w:rsidR="004F4A09" w:rsidRDefault="004F4A09">
            <w:pPr>
              <w:pStyle w:val="Normal1"/>
              <w:spacing w:before="20" w:after="20"/>
              <w:jc w:val="left"/>
            </w:pPr>
          </w:p>
        </w:tc>
        <w:tc>
          <w:tcPr>
            <w:tcW w:w="7020" w:type="dxa"/>
          </w:tcPr>
          <w:p w14:paraId="0958F09C" w14:textId="77777777" w:rsidR="004F4A09" w:rsidRDefault="004F4A09">
            <w:pPr>
              <w:pStyle w:val="Normal1"/>
              <w:spacing w:before="20" w:after="20"/>
              <w:jc w:val="left"/>
            </w:pPr>
          </w:p>
        </w:tc>
      </w:tr>
    </w:tbl>
    <w:p w14:paraId="650CF63D" w14:textId="77777777" w:rsidR="004F4A09" w:rsidRDefault="004F4A09">
      <w:pPr>
        <w:pStyle w:val="Normal1"/>
      </w:pPr>
    </w:p>
    <w:sectPr w:rsidR="004F4A09">
      <w:headerReference w:type="default" r:id="rId45"/>
      <w:footerReference w:type="default" r:id="rId46"/>
      <w:footerReference w:type="first" r:id="rId47"/>
      <w:pgSz w:w="12240" w:h="15840"/>
      <w:pgMar w:top="1440" w:right="1800" w:bottom="1440" w:left="180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00" w:author="Barber, Gary [USA] [2]" w:date="2016-02-05T13:06:00Z" w:initials="BG[">
    <w:p w14:paraId="05A3A831" w14:textId="050F4AE1" w:rsidR="00B551A9" w:rsidRDefault="00B551A9">
      <w:pPr>
        <w:pStyle w:val="CommentText"/>
      </w:pPr>
      <w:r>
        <w:rPr>
          <w:rStyle w:val="CommentReference"/>
        </w:rPr>
        <w:annotationRef/>
      </w:r>
      <w:r>
        <w:t>Remove for Hallways</w:t>
      </w:r>
    </w:p>
  </w:comment>
  <w:comment w:id="914" w:author="Barber, Gary [USA] [2]" w:date="2016-02-01T23:11:00Z" w:initials="BG[">
    <w:p w14:paraId="72F8C48D" w14:textId="198EBFD5" w:rsidR="00B551A9" w:rsidRDefault="00B551A9">
      <w:pPr>
        <w:pStyle w:val="CommentText"/>
      </w:pPr>
      <w:r>
        <w:rPr>
          <w:rStyle w:val="CommentReference"/>
        </w:rPr>
        <w:annotationRef/>
      </w:r>
      <w:r>
        <w:t>Update to just add the process of kicking off a deployment from Jenkins. Add zk config, solr and schema to github</w:t>
      </w:r>
    </w:p>
  </w:comment>
  <w:comment w:id="925" w:author="Barber, Gary [USA] [2]" w:date="2016-02-01T13:17:00Z" w:initials="BG[">
    <w:p w14:paraId="4FE6210C" w14:textId="01AA6D52" w:rsidR="00B551A9" w:rsidRDefault="00B551A9">
      <w:pPr>
        <w:pStyle w:val="CommentText"/>
      </w:pPr>
      <w:r>
        <w:rPr>
          <w:rStyle w:val="CommentReference"/>
        </w:rPr>
        <w:annotationRef/>
      </w:r>
      <w:r>
        <w:t>Put at top</w:t>
      </w:r>
    </w:p>
  </w:comment>
  <w:comment w:id="929" w:author="Barber, Gary [USA] [2]" w:date="2016-02-01T12:49:00Z" w:initials="BG[">
    <w:p w14:paraId="6A119587" w14:textId="5BAF14A0" w:rsidR="00B551A9" w:rsidRDefault="00B551A9">
      <w:pPr>
        <w:pStyle w:val="CommentText"/>
      </w:pPr>
      <w:r>
        <w:rPr>
          <w:rStyle w:val="CommentReference"/>
        </w:rPr>
        <w:annotationRef/>
      </w:r>
      <w:r>
        <w:t>Maybe put with above</w:t>
      </w:r>
    </w:p>
  </w:comment>
  <w:comment w:id="930" w:author="Barber, Gary [USA] [2]" w:date="2016-02-01T12:54:00Z" w:initials="BG[">
    <w:p w14:paraId="16F02C56" w14:textId="39487A3B" w:rsidR="00B551A9" w:rsidRDefault="00B551A9">
      <w:pPr>
        <w:pStyle w:val="CommentText"/>
      </w:pPr>
      <w:r>
        <w:rPr>
          <w:rStyle w:val="CommentReference"/>
        </w:rPr>
        <w:annotationRef/>
      </w:r>
      <w:r>
        <w:t>Need to revisit. Need to per lucidwork architect call. Need for both</w:t>
      </w:r>
    </w:p>
  </w:comment>
  <w:comment w:id="931" w:author="Barber, Gary [USA] [2]" w:date="2016-02-01T12:56:00Z" w:initials="BG[">
    <w:p w14:paraId="20D75A60" w14:textId="0A542A8A" w:rsidR="00B551A9" w:rsidRDefault="00B551A9">
      <w:pPr>
        <w:pStyle w:val="CommentText"/>
      </w:pPr>
      <w:r>
        <w:rPr>
          <w:rStyle w:val="CommentReference"/>
        </w:rPr>
        <w:annotationRef/>
      </w:r>
      <w:r>
        <w:t xml:space="preserve">Need to add for both. </w:t>
      </w:r>
    </w:p>
  </w:comment>
  <w:comment w:id="934" w:author="Barber, Gary [USA] [2]" w:date="2016-02-05T13:51:00Z" w:initials="BG[">
    <w:p w14:paraId="0D38CECC" w14:textId="1B7DD946" w:rsidR="00B551A9" w:rsidRDefault="00B551A9">
      <w:pPr>
        <w:pStyle w:val="CommentText"/>
      </w:pPr>
      <w:r>
        <w:rPr>
          <w:rStyle w:val="CommentReference"/>
        </w:rPr>
        <w:annotationRef/>
      </w:r>
      <w:r>
        <w:t>Add these two lines</w:t>
      </w:r>
    </w:p>
  </w:comment>
  <w:comment w:id="932" w:author="Barber, Gary [USA] [2]" w:date="2016-02-05T13:49:00Z" w:initials="BG[">
    <w:p w14:paraId="59F0ABED" w14:textId="468591D7" w:rsidR="00B551A9" w:rsidRDefault="00B551A9">
      <w:pPr>
        <w:pStyle w:val="CommentText"/>
      </w:pPr>
      <w:r>
        <w:rPr>
          <w:rStyle w:val="CommentReference"/>
        </w:rPr>
        <w:annotationRef/>
      </w:r>
      <w:r>
        <w:t>Ip update hallways</w:t>
      </w:r>
    </w:p>
  </w:comment>
  <w:comment w:id="936" w:author="Barber, Gary [USA] [2]" w:date="2016-02-05T13:53:00Z" w:initials="BG[">
    <w:p w14:paraId="460513EB" w14:textId="2EBBC34B" w:rsidR="00B551A9" w:rsidRDefault="00B551A9">
      <w:pPr>
        <w:pStyle w:val="CommentText"/>
      </w:pPr>
      <w:r>
        <w:rPr>
          <w:rStyle w:val="CommentReference"/>
        </w:rPr>
        <w:annotationRef/>
      </w:r>
      <w:r>
        <w:t>Add to hallways</w:t>
      </w:r>
    </w:p>
  </w:comment>
  <w:comment w:id="937" w:author="Barber, Gary [USA] [2]" w:date="2016-02-05T13:55:00Z" w:initials="BG[">
    <w:p w14:paraId="54108E7D" w14:textId="7970DD4F" w:rsidR="00B551A9" w:rsidRDefault="00B551A9">
      <w:pPr>
        <w:pStyle w:val="CommentText"/>
      </w:pPr>
      <w:r>
        <w:rPr>
          <w:rStyle w:val="CommentReference"/>
        </w:rPr>
        <w:annotationRef/>
      </w:r>
      <w:r>
        <w:t>Need to list in open port section</w:t>
      </w:r>
    </w:p>
  </w:comment>
  <w:comment w:id="945" w:author="Barber, Gary [USA] [2]" w:date="2016-02-05T14:01:00Z" w:initials="BG[">
    <w:p w14:paraId="137CD967" w14:textId="407F3C85" w:rsidR="00B551A9" w:rsidRDefault="00B551A9">
      <w:pPr>
        <w:pStyle w:val="CommentText"/>
      </w:pPr>
      <w:r>
        <w:rPr>
          <w:rStyle w:val="CommentReference"/>
        </w:rPr>
        <w:annotationRef/>
      </w:r>
      <w:r>
        <w:t>Udapte with command</w:t>
      </w:r>
    </w:p>
  </w:comment>
  <w:comment w:id="950" w:author="Barber, Gary [USA] [2]" w:date="2016-02-05T14:01:00Z" w:initials="BG[">
    <w:p w14:paraId="6C419DF8" w14:textId="06BEDE2D" w:rsidR="00B551A9" w:rsidRDefault="00B551A9">
      <w:pPr>
        <w:pStyle w:val="CommentText"/>
      </w:pPr>
      <w:r>
        <w:rPr>
          <w:rStyle w:val="CommentReference"/>
        </w:rPr>
        <w:annotationRef/>
      </w:r>
      <w:r>
        <w:t>Change to “hallways” collection</w:t>
      </w:r>
    </w:p>
  </w:comment>
  <w:comment w:id="967" w:author="Barber, Gary [USA] [2]" w:date="2016-02-05T14:06:00Z" w:initials="BG[">
    <w:p w14:paraId="2619D2D8" w14:textId="1AC4F359" w:rsidR="00B551A9" w:rsidRDefault="00B551A9">
      <w:pPr>
        <w:pStyle w:val="CommentText"/>
      </w:pPr>
      <w:r>
        <w:rPr>
          <w:rStyle w:val="CommentReference"/>
        </w:rPr>
        <w:annotationRef/>
      </w:r>
      <w:r>
        <w:t>Hallways 5000</w:t>
      </w:r>
    </w:p>
  </w:comment>
  <w:comment w:id="974" w:author="Barber, Gary [USA] [2]" w:date="2016-02-05T14:07:00Z" w:initials="BG[">
    <w:p w14:paraId="4F2D5846" w14:textId="7E368C0E" w:rsidR="00B551A9" w:rsidRDefault="00B551A9">
      <w:pPr>
        <w:pStyle w:val="CommentText"/>
      </w:pPr>
      <w:r>
        <w:rPr>
          <w:rStyle w:val="CommentReference"/>
        </w:rPr>
        <w:annotationRef/>
      </w:r>
      <w:r>
        <w:t>Screen shot</w:t>
      </w:r>
    </w:p>
  </w:comment>
  <w:comment w:id="981" w:author="Barber, Gary [USA] [2]" w:date="2016-02-05T14:08:00Z" w:initials="BG[">
    <w:p w14:paraId="0E4B4D8C" w14:textId="77777777" w:rsidR="00D8073F" w:rsidRDefault="00D8073F" w:rsidP="00D8073F">
      <w:pPr>
        <w:pStyle w:val="CommentText"/>
      </w:pPr>
      <w:r>
        <w:rPr>
          <w:rStyle w:val="CommentReference"/>
        </w:rPr>
        <w:annotationRef/>
      </w:r>
      <w:r>
        <w:t>Screenshot, is the hallways the same</w:t>
      </w:r>
    </w:p>
  </w:comment>
  <w:comment w:id="987" w:author="Barber, Gary [USA] [2]" w:date="2016-02-05T14:08:00Z" w:initials="BG[">
    <w:p w14:paraId="382E884E" w14:textId="54EE56A8" w:rsidR="00B551A9" w:rsidRDefault="00B551A9">
      <w:pPr>
        <w:pStyle w:val="CommentText"/>
      </w:pPr>
      <w:r>
        <w:rPr>
          <w:rStyle w:val="CommentReference"/>
        </w:rPr>
        <w:annotationRef/>
      </w:r>
      <w:r>
        <w:t>Screenshot, is the hallways the same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5A3A831" w15:done="0"/>
  <w15:commentEx w15:paraId="72F8C48D" w15:done="0"/>
  <w15:commentEx w15:paraId="4FE6210C" w15:done="0"/>
  <w15:commentEx w15:paraId="6A119587" w15:done="0"/>
  <w15:commentEx w15:paraId="16F02C56" w15:done="0"/>
  <w15:commentEx w15:paraId="20D75A60" w15:done="0"/>
  <w15:commentEx w15:paraId="0D38CECC" w15:done="0"/>
  <w15:commentEx w15:paraId="59F0ABED" w15:done="0"/>
  <w15:commentEx w15:paraId="460513EB" w15:done="0"/>
  <w15:commentEx w15:paraId="54108E7D" w15:done="0"/>
  <w15:commentEx w15:paraId="137CD967" w15:done="0"/>
  <w15:commentEx w15:paraId="6C419DF8" w15:done="0"/>
  <w15:commentEx w15:paraId="2619D2D8" w15:done="0"/>
  <w15:commentEx w15:paraId="4F2D5846" w15:done="0"/>
  <w15:commentEx w15:paraId="0E4B4D8C" w15:done="0"/>
  <w15:commentEx w15:paraId="382E884E"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AB5EFD" w14:textId="77777777" w:rsidR="003E39A7" w:rsidRDefault="003E39A7">
      <w:r>
        <w:separator/>
      </w:r>
    </w:p>
  </w:endnote>
  <w:endnote w:type="continuationSeparator" w:id="0">
    <w:p w14:paraId="3B0245E7" w14:textId="77777777" w:rsidR="003E39A7" w:rsidRDefault="003E39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auto"/>
    <w:pitch w:val="variable"/>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Lucida Grande">
    <w:altName w:val="Arial"/>
    <w:charset w:val="00"/>
    <w:family w:val="auto"/>
    <w:pitch w:val="variable"/>
    <w:sig w:usb0="E1000AEF"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auto"/>
    <w:pitch w:val="variable"/>
    <w:sig w:usb0="E00002FF" w:usb1="6AC7FDFB" w:usb2="08000012" w:usb3="00000000" w:csb0="0002009F" w:csb1="00000000"/>
  </w:font>
  <w:font w:name="NSimSun">
    <w:altName w:val="Arial Unicode MS"/>
    <w:panose1 w:val="02010609030101010101"/>
    <w:charset w:val="86"/>
    <w:family w:val="modern"/>
    <w:pitch w:val="fixed"/>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6AA50A" w14:textId="77777777" w:rsidR="00B551A9" w:rsidRDefault="00B551A9">
    <w:pPr>
      <w:pStyle w:val="Normal1"/>
      <w:tabs>
        <w:tab w:val="center" w:pos="4320"/>
        <w:tab w:val="right" w:pos="8640"/>
      </w:tabs>
      <w:spacing w:after="0"/>
      <w:jc w:val="center"/>
    </w:pPr>
    <w:r>
      <w:rPr>
        <w:b/>
        <w:sz w:val="20"/>
        <w:szCs w:val="20"/>
      </w:rPr>
      <w:t xml:space="preserve"> This document is confidential and is intended solely for the use and information of the client to whom it is addressed.</w:t>
    </w:r>
  </w:p>
  <w:p w14:paraId="584A2861" w14:textId="648D2AD9" w:rsidR="00B551A9" w:rsidRDefault="00B551A9">
    <w:pPr>
      <w:pStyle w:val="Normal1"/>
      <w:tabs>
        <w:tab w:val="center" w:pos="4320"/>
        <w:tab w:val="right" w:pos="8640"/>
      </w:tabs>
      <w:spacing w:after="504"/>
    </w:pPr>
    <w:r>
      <w:rPr>
        <w:noProof/>
      </w:rPr>
      <w:drawing>
        <wp:inline distT="0" distB="0" distL="0" distR="0" wp14:anchorId="5253B877" wp14:editId="70D881AC">
          <wp:extent cx="853545" cy="222664"/>
          <wp:effectExtent l="0" t="0" r="0" b="0"/>
          <wp:docPr id="3"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
                  <a:srcRect/>
                  <a:stretch>
                    <a:fillRect/>
                  </a:stretch>
                </pic:blipFill>
                <pic:spPr>
                  <a:xfrm>
                    <a:off x="0" y="0"/>
                    <a:ext cx="853545" cy="222664"/>
                  </a:xfrm>
                  <a:prstGeom prst="rect">
                    <a:avLst/>
                  </a:prstGeom>
                  <a:ln/>
                </pic:spPr>
              </pic:pic>
            </a:graphicData>
          </a:graphic>
        </wp:inline>
      </w:drawing>
    </w:r>
    <w:r>
      <w:rPr>
        <w:b/>
        <w:sz w:val="20"/>
        <w:szCs w:val="20"/>
      </w:rPr>
      <w:tab/>
    </w:r>
    <w:r>
      <w:fldChar w:fldCharType="begin"/>
    </w:r>
    <w:r>
      <w:instrText>PAGE</w:instrText>
    </w:r>
    <w:r>
      <w:fldChar w:fldCharType="separate"/>
    </w:r>
    <w:r w:rsidR="00B85D13">
      <w:rPr>
        <w:noProof/>
      </w:rPr>
      <w:t>43</w:t>
    </w:r>
    <w:r>
      <w:fldChar w:fldCharType="end"/>
    </w:r>
    <w:r>
      <w:rPr>
        <w:b/>
        <w:sz w:val="20"/>
        <w:szCs w:val="20"/>
      </w:rPr>
      <w:tab/>
      <w:t>February 5, 2016</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4526A0" w14:textId="77777777" w:rsidR="00B551A9" w:rsidRDefault="00B551A9">
    <w:pPr>
      <w:pStyle w:val="Normal1"/>
      <w:tabs>
        <w:tab w:val="center" w:pos="4320"/>
        <w:tab w:val="right" w:pos="8640"/>
      </w:tabs>
      <w:spacing w:after="504"/>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2361FA7" w14:textId="77777777" w:rsidR="003E39A7" w:rsidRDefault="003E39A7">
      <w:r>
        <w:separator/>
      </w:r>
    </w:p>
  </w:footnote>
  <w:footnote w:type="continuationSeparator" w:id="0">
    <w:p w14:paraId="5C9D6047" w14:textId="77777777" w:rsidR="003E39A7" w:rsidRDefault="003E39A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042406" w14:textId="2390E139" w:rsidR="00B551A9" w:rsidRDefault="00B551A9">
    <w:pPr>
      <w:pStyle w:val="Normal1"/>
      <w:tabs>
        <w:tab w:val="center" w:pos="4320"/>
        <w:tab w:val="right" w:pos="8640"/>
      </w:tabs>
      <w:spacing w:before="720"/>
    </w:pPr>
    <w:r>
      <w:rPr>
        <w:b/>
        <w:sz w:val="20"/>
        <w:szCs w:val="20"/>
      </w:rPr>
      <w:t>Prices Paid Portal (P3) System Installation Plan</w:t>
    </w:r>
    <w:r>
      <w:rPr>
        <w:b/>
        <w:sz w:val="20"/>
        <w:szCs w:val="20"/>
      </w:rP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B71723"/>
    <w:multiLevelType w:val="multilevel"/>
    <w:tmpl w:val="AB460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EA345E"/>
    <w:multiLevelType w:val="multilevel"/>
    <w:tmpl w:val="603C7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7D4544"/>
    <w:multiLevelType w:val="multilevel"/>
    <w:tmpl w:val="2A16FE1A"/>
    <w:lvl w:ilvl="0">
      <w:start w:val="1"/>
      <w:numFmt w:val="bullet"/>
      <w:lvlText w:val=""/>
      <w:lvlJc w:val="left"/>
      <w:pPr>
        <w:ind w:left="720" w:firstLine="0"/>
      </w:pPr>
      <w:rPr>
        <w:rFonts w:ascii="Symbol" w:hAnsi="Symbol" w:hint="default"/>
      </w:rPr>
    </w:lvl>
    <w:lvl w:ilvl="1">
      <w:start w:val="1"/>
      <w:numFmt w:val="bullet"/>
      <w:lvlText w:val=""/>
      <w:lvlJc w:val="left"/>
      <w:pPr>
        <w:ind w:left="720" w:firstLine="0"/>
      </w:pPr>
      <w:rPr>
        <w:rFonts w:ascii="Symbol" w:hAnsi="Symbol" w:hint="default"/>
      </w:rPr>
    </w:lvl>
    <w:lvl w:ilvl="2">
      <w:start w:val="1"/>
      <w:numFmt w:val="decimal"/>
      <w:lvlText w:val="%1.%2.%3"/>
      <w:lvlJc w:val="left"/>
      <w:pPr>
        <w:ind w:left="1080" w:firstLine="0"/>
      </w:pPr>
    </w:lvl>
    <w:lvl w:ilvl="3">
      <w:start w:val="1"/>
      <w:numFmt w:val="decimal"/>
      <w:lvlText w:val="%1.%2.%3.%4"/>
      <w:lvlJc w:val="left"/>
      <w:pPr>
        <w:ind w:left="1080" w:firstLine="0"/>
      </w:pPr>
    </w:lvl>
    <w:lvl w:ilvl="4">
      <w:start w:val="1"/>
      <w:numFmt w:val="decimal"/>
      <w:lvlText w:val="%1.%2.%3.%4.%5"/>
      <w:lvlJc w:val="left"/>
      <w:pPr>
        <w:ind w:left="1440" w:firstLine="0"/>
      </w:pPr>
      <w:rPr>
        <w:rFonts w:ascii="Arial" w:eastAsia="Arial" w:hAnsi="Arial" w:cs="Arial"/>
        <w:b/>
        <w:i w:val="0"/>
        <w:sz w:val="24"/>
        <w:szCs w:val="24"/>
        <w:u w:val="none"/>
      </w:rPr>
    </w:lvl>
    <w:lvl w:ilvl="5">
      <w:start w:val="1"/>
      <w:numFmt w:val="upperLetter"/>
      <w:lvlText w:val="APPENDIX %6"/>
      <w:lvlJc w:val="left"/>
      <w:pPr>
        <w:ind w:left="1440" w:firstLine="0"/>
      </w:pPr>
      <w:rPr>
        <w:rFonts w:ascii="Arial" w:eastAsia="Arial" w:hAnsi="Arial" w:cs="Arial"/>
        <w:b/>
        <w:i/>
        <w:sz w:val="24"/>
        <w:szCs w:val="24"/>
        <w:u w:val="none"/>
      </w:rPr>
    </w:lvl>
    <w:lvl w:ilvl="6">
      <w:start w:val="1"/>
      <w:numFmt w:val="decimal"/>
      <w:lvlText w:val="%6.%7"/>
      <w:lvlJc w:val="left"/>
      <w:pPr>
        <w:ind w:left="1800" w:firstLine="0"/>
      </w:pPr>
    </w:lvl>
    <w:lvl w:ilvl="7">
      <w:start w:val="1"/>
      <w:numFmt w:val="decimal"/>
      <w:lvlText w:val="%6.%7.%8"/>
      <w:lvlJc w:val="left"/>
      <w:pPr>
        <w:ind w:left="2160" w:firstLine="0"/>
      </w:pPr>
    </w:lvl>
    <w:lvl w:ilvl="8">
      <w:start w:val="1"/>
      <w:numFmt w:val="decimal"/>
      <w:lvlText w:val="%6.%7.%8.%9"/>
      <w:lvlJc w:val="left"/>
      <w:pPr>
        <w:ind w:left="2520" w:firstLine="0"/>
      </w:pPr>
    </w:lvl>
  </w:abstractNum>
  <w:abstractNum w:abstractNumId="3" w15:restartNumberingAfterBreak="0">
    <w:nsid w:val="108E51A7"/>
    <w:multiLevelType w:val="hybridMultilevel"/>
    <w:tmpl w:val="5860F19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15:restartNumberingAfterBreak="0">
    <w:nsid w:val="14D96AB0"/>
    <w:multiLevelType w:val="multilevel"/>
    <w:tmpl w:val="614ADEBE"/>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5" w15:restartNumberingAfterBreak="0">
    <w:nsid w:val="1B205B24"/>
    <w:multiLevelType w:val="multilevel"/>
    <w:tmpl w:val="2408C3BA"/>
    <w:lvl w:ilvl="0">
      <w:start w:val="1"/>
      <w:numFmt w:val="decimal"/>
      <w:lvlText w:val="%1."/>
      <w:lvlJc w:val="left"/>
      <w:pPr>
        <w:ind w:left="720" w:firstLine="0"/>
      </w:pPr>
      <w:rPr>
        <w:rFonts w:hint="default"/>
      </w:rPr>
    </w:lvl>
    <w:lvl w:ilvl="1">
      <w:start w:val="1"/>
      <w:numFmt w:val="decimal"/>
      <w:lvlText w:val="%1.%2"/>
      <w:lvlJc w:val="left"/>
      <w:pPr>
        <w:ind w:left="720" w:firstLine="0"/>
      </w:pPr>
      <w:rPr>
        <w:rFonts w:ascii="Arial" w:eastAsia="Arial" w:hAnsi="Arial" w:cs="Arial" w:hint="default"/>
      </w:rPr>
    </w:lvl>
    <w:lvl w:ilvl="2">
      <w:start w:val="1"/>
      <w:numFmt w:val="decimal"/>
      <w:lvlText w:val="%1.%2.%3"/>
      <w:lvlJc w:val="left"/>
      <w:pPr>
        <w:ind w:left="1080" w:firstLine="0"/>
      </w:pPr>
    </w:lvl>
    <w:lvl w:ilvl="3">
      <w:start w:val="1"/>
      <w:numFmt w:val="decimal"/>
      <w:lvlText w:val="%1.%2.%3.%4"/>
      <w:lvlJc w:val="left"/>
      <w:pPr>
        <w:ind w:left="1080" w:firstLine="0"/>
      </w:pPr>
      <w:rPr>
        <w:rFonts w:hint="default"/>
      </w:rPr>
    </w:lvl>
    <w:lvl w:ilvl="4">
      <w:start w:val="1"/>
      <w:numFmt w:val="decimal"/>
      <w:lvlText w:val="%1.%2.%3.%4.%5"/>
      <w:lvlJc w:val="left"/>
      <w:pPr>
        <w:ind w:left="1440" w:firstLine="0"/>
      </w:pPr>
      <w:rPr>
        <w:rFonts w:ascii="Arial" w:eastAsia="Arial" w:hAnsi="Arial" w:cs="Arial"/>
        <w:b/>
        <w:i w:val="0"/>
        <w:sz w:val="24"/>
        <w:szCs w:val="24"/>
        <w:u w:val="none"/>
      </w:rPr>
    </w:lvl>
    <w:lvl w:ilvl="5">
      <w:start w:val="1"/>
      <w:numFmt w:val="upperLetter"/>
      <w:lvlText w:val="APPENDIX %6"/>
      <w:lvlJc w:val="left"/>
      <w:pPr>
        <w:ind w:left="1440" w:firstLine="0"/>
      </w:pPr>
      <w:rPr>
        <w:rFonts w:ascii="Arial" w:eastAsia="Arial" w:hAnsi="Arial" w:cs="Arial"/>
        <w:b/>
        <w:i/>
        <w:sz w:val="24"/>
        <w:szCs w:val="24"/>
        <w:u w:val="none"/>
      </w:rPr>
    </w:lvl>
    <w:lvl w:ilvl="6">
      <w:start w:val="1"/>
      <w:numFmt w:val="decimal"/>
      <w:lvlText w:val="%6.%7"/>
      <w:lvlJc w:val="left"/>
      <w:pPr>
        <w:ind w:left="1800" w:firstLine="0"/>
      </w:pPr>
    </w:lvl>
    <w:lvl w:ilvl="7">
      <w:start w:val="1"/>
      <w:numFmt w:val="decimal"/>
      <w:lvlText w:val="%6.%7.%8"/>
      <w:lvlJc w:val="left"/>
      <w:pPr>
        <w:ind w:left="2160" w:firstLine="0"/>
      </w:pPr>
    </w:lvl>
    <w:lvl w:ilvl="8">
      <w:start w:val="1"/>
      <w:numFmt w:val="bullet"/>
      <w:lvlText w:val=""/>
      <w:lvlJc w:val="left"/>
      <w:pPr>
        <w:ind w:left="2520" w:firstLine="0"/>
      </w:pPr>
      <w:rPr>
        <w:rFonts w:ascii="Symbol" w:hAnsi="Symbol" w:hint="default"/>
      </w:rPr>
    </w:lvl>
  </w:abstractNum>
  <w:abstractNum w:abstractNumId="6" w15:restartNumberingAfterBreak="0">
    <w:nsid w:val="1E501E15"/>
    <w:multiLevelType w:val="multilevel"/>
    <w:tmpl w:val="7C88F5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A4465B"/>
    <w:multiLevelType w:val="multilevel"/>
    <w:tmpl w:val="5FD85334"/>
    <w:lvl w:ilvl="0">
      <w:start w:val="1"/>
      <w:numFmt w:val="decimal"/>
      <w:lvlText w:val="%1."/>
      <w:lvlJc w:val="left"/>
      <w:pPr>
        <w:ind w:left="720" w:firstLine="0"/>
      </w:pPr>
    </w:lvl>
    <w:lvl w:ilvl="1">
      <w:start w:val="1"/>
      <w:numFmt w:val="decimal"/>
      <w:lvlText w:val="%1.%2"/>
      <w:lvlJc w:val="left"/>
      <w:pPr>
        <w:ind w:left="720" w:firstLine="0"/>
      </w:pPr>
      <w:rPr>
        <w:rFonts w:ascii="Times New Roman" w:eastAsia="Arial" w:hAnsi="Times New Roman" w:cs="Times New Roman" w:hint="default"/>
      </w:rPr>
    </w:lvl>
    <w:lvl w:ilvl="2">
      <w:start w:val="1"/>
      <w:numFmt w:val="decimal"/>
      <w:lvlText w:val="%1.%2.%3"/>
      <w:lvlJc w:val="left"/>
      <w:pPr>
        <w:ind w:left="1080" w:firstLine="0"/>
      </w:pPr>
    </w:lvl>
    <w:lvl w:ilvl="3">
      <w:start w:val="1"/>
      <w:numFmt w:val="decimal"/>
      <w:lvlText w:val="%1.%2.%3.%4"/>
      <w:lvlJc w:val="left"/>
      <w:pPr>
        <w:ind w:left="1080" w:firstLine="0"/>
      </w:pPr>
    </w:lvl>
    <w:lvl w:ilvl="4">
      <w:start w:val="1"/>
      <w:numFmt w:val="decimal"/>
      <w:lvlText w:val="%1.%2.%3.%4.%5"/>
      <w:lvlJc w:val="left"/>
      <w:pPr>
        <w:ind w:left="1440" w:firstLine="0"/>
      </w:pPr>
      <w:rPr>
        <w:rFonts w:ascii="Arial" w:eastAsia="Arial" w:hAnsi="Arial" w:cs="Arial"/>
        <w:b/>
        <w:i w:val="0"/>
        <w:sz w:val="24"/>
        <w:szCs w:val="24"/>
        <w:u w:val="none"/>
      </w:rPr>
    </w:lvl>
    <w:lvl w:ilvl="5">
      <w:start w:val="1"/>
      <w:numFmt w:val="upperLetter"/>
      <w:lvlText w:val="APPENDIX %6"/>
      <w:lvlJc w:val="left"/>
      <w:pPr>
        <w:ind w:left="1440" w:firstLine="0"/>
      </w:pPr>
      <w:rPr>
        <w:rFonts w:ascii="Arial" w:eastAsia="Arial" w:hAnsi="Arial" w:cs="Arial"/>
        <w:b/>
        <w:i/>
        <w:sz w:val="24"/>
        <w:szCs w:val="24"/>
        <w:u w:val="none"/>
      </w:rPr>
    </w:lvl>
    <w:lvl w:ilvl="6">
      <w:start w:val="1"/>
      <w:numFmt w:val="decimal"/>
      <w:lvlText w:val="%6.%7"/>
      <w:lvlJc w:val="left"/>
      <w:pPr>
        <w:ind w:left="1800" w:firstLine="0"/>
      </w:pPr>
    </w:lvl>
    <w:lvl w:ilvl="7">
      <w:start w:val="1"/>
      <w:numFmt w:val="decimal"/>
      <w:lvlText w:val="%6.%7.%8"/>
      <w:lvlJc w:val="left"/>
      <w:pPr>
        <w:ind w:left="2160" w:firstLine="0"/>
      </w:pPr>
    </w:lvl>
    <w:lvl w:ilvl="8">
      <w:start w:val="1"/>
      <w:numFmt w:val="decimal"/>
      <w:lvlText w:val="%6.%7.%8.%9"/>
      <w:lvlJc w:val="left"/>
      <w:pPr>
        <w:ind w:left="2520" w:firstLine="0"/>
      </w:pPr>
    </w:lvl>
  </w:abstractNum>
  <w:abstractNum w:abstractNumId="8" w15:restartNumberingAfterBreak="0">
    <w:nsid w:val="2822610D"/>
    <w:multiLevelType w:val="multilevel"/>
    <w:tmpl w:val="C358BE5C"/>
    <w:lvl w:ilvl="0">
      <w:start w:val="1"/>
      <w:numFmt w:val="decimal"/>
      <w:lvlText w:val="%1."/>
      <w:lvlJc w:val="left"/>
      <w:pPr>
        <w:ind w:left="720" w:firstLine="0"/>
      </w:pPr>
      <w:rPr>
        <w:rFonts w:hint="default"/>
      </w:rPr>
    </w:lvl>
    <w:lvl w:ilvl="1">
      <w:start w:val="1"/>
      <w:numFmt w:val="decimal"/>
      <w:lvlText w:val="%1.%2"/>
      <w:lvlJc w:val="left"/>
      <w:pPr>
        <w:ind w:left="720" w:firstLine="0"/>
      </w:pPr>
      <w:rPr>
        <w:rFonts w:ascii="Arial" w:eastAsia="Arial" w:hAnsi="Arial" w:cs="Arial" w:hint="default"/>
      </w:rPr>
    </w:lvl>
    <w:lvl w:ilvl="2">
      <w:start w:val="1"/>
      <w:numFmt w:val="decimal"/>
      <w:lvlText w:val="%1.%2.%3"/>
      <w:lvlJc w:val="left"/>
      <w:pPr>
        <w:ind w:left="1080" w:firstLine="0"/>
      </w:pPr>
    </w:lvl>
    <w:lvl w:ilvl="3">
      <w:start w:val="1"/>
      <w:numFmt w:val="decimal"/>
      <w:lvlText w:val="%1.%2.%3.%4"/>
      <w:lvlJc w:val="left"/>
      <w:pPr>
        <w:ind w:left="1080" w:firstLine="0"/>
      </w:pPr>
      <w:rPr>
        <w:rFonts w:hint="default"/>
      </w:rPr>
    </w:lvl>
    <w:lvl w:ilvl="4">
      <w:start w:val="1"/>
      <w:numFmt w:val="decimal"/>
      <w:lvlText w:val="%1.%2.%3.%4.%5"/>
      <w:lvlJc w:val="left"/>
      <w:pPr>
        <w:ind w:left="1440" w:firstLine="0"/>
      </w:pPr>
      <w:rPr>
        <w:rFonts w:ascii="Arial" w:eastAsia="Arial" w:hAnsi="Arial" w:cs="Arial"/>
        <w:b/>
        <w:i w:val="0"/>
        <w:sz w:val="24"/>
        <w:szCs w:val="24"/>
        <w:u w:val="none"/>
      </w:rPr>
    </w:lvl>
    <w:lvl w:ilvl="5">
      <w:start w:val="1"/>
      <w:numFmt w:val="upperLetter"/>
      <w:lvlText w:val="APPENDIX %6"/>
      <w:lvlJc w:val="left"/>
      <w:pPr>
        <w:ind w:left="1440" w:firstLine="0"/>
      </w:pPr>
      <w:rPr>
        <w:rFonts w:ascii="Arial" w:eastAsia="Arial" w:hAnsi="Arial" w:cs="Arial"/>
        <w:b/>
        <w:i/>
        <w:sz w:val="24"/>
        <w:szCs w:val="24"/>
        <w:u w:val="none"/>
      </w:rPr>
    </w:lvl>
    <w:lvl w:ilvl="6">
      <w:start w:val="1"/>
      <w:numFmt w:val="decimal"/>
      <w:lvlText w:val="%6.%7"/>
      <w:lvlJc w:val="left"/>
      <w:pPr>
        <w:ind w:left="1800" w:firstLine="0"/>
      </w:pPr>
    </w:lvl>
    <w:lvl w:ilvl="7">
      <w:start w:val="1"/>
      <w:numFmt w:val="decimal"/>
      <w:lvlText w:val="%6.%7.%8"/>
      <w:lvlJc w:val="left"/>
      <w:pPr>
        <w:ind w:left="2160" w:firstLine="0"/>
      </w:pPr>
    </w:lvl>
    <w:lvl w:ilvl="8">
      <w:start w:val="1"/>
      <w:numFmt w:val="decimal"/>
      <w:lvlText w:val="%6.%7.%8.%9"/>
      <w:lvlJc w:val="left"/>
      <w:pPr>
        <w:ind w:left="2520" w:firstLine="0"/>
      </w:pPr>
      <w:rPr>
        <w:rFonts w:hint="default"/>
      </w:rPr>
    </w:lvl>
  </w:abstractNum>
  <w:abstractNum w:abstractNumId="9" w15:restartNumberingAfterBreak="0">
    <w:nsid w:val="2AD601F7"/>
    <w:multiLevelType w:val="multilevel"/>
    <w:tmpl w:val="C358BE5C"/>
    <w:lvl w:ilvl="0">
      <w:start w:val="1"/>
      <w:numFmt w:val="decimal"/>
      <w:lvlText w:val="%1."/>
      <w:lvlJc w:val="left"/>
      <w:pPr>
        <w:ind w:left="720" w:firstLine="0"/>
      </w:pPr>
    </w:lvl>
    <w:lvl w:ilvl="1">
      <w:start w:val="1"/>
      <w:numFmt w:val="decimal"/>
      <w:lvlText w:val="%1.%2"/>
      <w:lvlJc w:val="left"/>
      <w:pPr>
        <w:ind w:left="720" w:firstLine="0"/>
      </w:pPr>
      <w:rPr>
        <w:rFonts w:ascii="Arial" w:eastAsia="Arial" w:hAnsi="Arial" w:cs="Arial"/>
      </w:rPr>
    </w:lvl>
    <w:lvl w:ilvl="2">
      <w:start w:val="1"/>
      <w:numFmt w:val="decimal"/>
      <w:lvlText w:val="%1.%2.%3"/>
      <w:lvlJc w:val="left"/>
      <w:pPr>
        <w:ind w:left="1080" w:firstLine="0"/>
      </w:pPr>
    </w:lvl>
    <w:lvl w:ilvl="3">
      <w:start w:val="1"/>
      <w:numFmt w:val="decimal"/>
      <w:lvlText w:val="%1.%2.%3.%4"/>
      <w:lvlJc w:val="left"/>
      <w:pPr>
        <w:ind w:left="1080" w:firstLine="0"/>
      </w:pPr>
    </w:lvl>
    <w:lvl w:ilvl="4">
      <w:start w:val="1"/>
      <w:numFmt w:val="decimal"/>
      <w:lvlText w:val="%1.%2.%3.%4.%5"/>
      <w:lvlJc w:val="left"/>
      <w:pPr>
        <w:ind w:left="1440" w:firstLine="0"/>
      </w:pPr>
      <w:rPr>
        <w:rFonts w:ascii="Arial" w:eastAsia="Arial" w:hAnsi="Arial" w:cs="Arial"/>
        <w:b/>
        <w:i w:val="0"/>
        <w:sz w:val="24"/>
        <w:szCs w:val="24"/>
        <w:u w:val="none"/>
      </w:rPr>
    </w:lvl>
    <w:lvl w:ilvl="5">
      <w:start w:val="1"/>
      <w:numFmt w:val="upperLetter"/>
      <w:lvlText w:val="APPENDIX %6"/>
      <w:lvlJc w:val="left"/>
      <w:pPr>
        <w:ind w:left="1440" w:firstLine="0"/>
      </w:pPr>
      <w:rPr>
        <w:rFonts w:ascii="Arial" w:eastAsia="Arial" w:hAnsi="Arial" w:cs="Arial"/>
        <w:b/>
        <w:i/>
        <w:sz w:val="24"/>
        <w:szCs w:val="24"/>
        <w:u w:val="none"/>
      </w:rPr>
    </w:lvl>
    <w:lvl w:ilvl="6">
      <w:start w:val="1"/>
      <w:numFmt w:val="decimal"/>
      <w:lvlText w:val="%6.%7"/>
      <w:lvlJc w:val="left"/>
      <w:pPr>
        <w:ind w:left="1800" w:firstLine="0"/>
      </w:pPr>
    </w:lvl>
    <w:lvl w:ilvl="7">
      <w:start w:val="1"/>
      <w:numFmt w:val="decimal"/>
      <w:lvlText w:val="%6.%7.%8"/>
      <w:lvlJc w:val="left"/>
      <w:pPr>
        <w:ind w:left="2160" w:firstLine="0"/>
      </w:pPr>
    </w:lvl>
    <w:lvl w:ilvl="8">
      <w:start w:val="1"/>
      <w:numFmt w:val="decimal"/>
      <w:lvlText w:val="%6.%7.%8.%9"/>
      <w:lvlJc w:val="left"/>
      <w:pPr>
        <w:ind w:left="2520" w:firstLine="0"/>
      </w:pPr>
    </w:lvl>
  </w:abstractNum>
  <w:abstractNum w:abstractNumId="10" w15:restartNumberingAfterBreak="0">
    <w:nsid w:val="2D7E025B"/>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2E2159C1"/>
    <w:multiLevelType w:val="multilevel"/>
    <w:tmpl w:val="22DA6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D4035B"/>
    <w:multiLevelType w:val="multilevel"/>
    <w:tmpl w:val="2408C3BA"/>
    <w:lvl w:ilvl="0">
      <w:start w:val="1"/>
      <w:numFmt w:val="decimal"/>
      <w:lvlText w:val="%1."/>
      <w:lvlJc w:val="left"/>
      <w:pPr>
        <w:ind w:left="720" w:firstLine="0"/>
      </w:pPr>
      <w:rPr>
        <w:rFonts w:hint="default"/>
      </w:rPr>
    </w:lvl>
    <w:lvl w:ilvl="1">
      <w:start w:val="1"/>
      <w:numFmt w:val="decimal"/>
      <w:lvlText w:val="%1.%2"/>
      <w:lvlJc w:val="left"/>
      <w:pPr>
        <w:ind w:left="720" w:firstLine="0"/>
      </w:pPr>
      <w:rPr>
        <w:rFonts w:ascii="Arial" w:eastAsia="Arial" w:hAnsi="Arial" w:cs="Arial" w:hint="default"/>
      </w:rPr>
    </w:lvl>
    <w:lvl w:ilvl="2">
      <w:start w:val="1"/>
      <w:numFmt w:val="decimal"/>
      <w:lvlText w:val="%1.%2.%3"/>
      <w:lvlJc w:val="left"/>
      <w:pPr>
        <w:ind w:left="1080" w:firstLine="0"/>
      </w:pPr>
    </w:lvl>
    <w:lvl w:ilvl="3">
      <w:start w:val="1"/>
      <w:numFmt w:val="decimal"/>
      <w:lvlText w:val="%1.%2.%3.%4"/>
      <w:lvlJc w:val="left"/>
      <w:pPr>
        <w:ind w:left="1080" w:firstLine="0"/>
      </w:pPr>
      <w:rPr>
        <w:rFonts w:hint="default"/>
      </w:rPr>
    </w:lvl>
    <w:lvl w:ilvl="4">
      <w:start w:val="1"/>
      <w:numFmt w:val="decimal"/>
      <w:lvlText w:val="%1.%2.%3.%4.%5"/>
      <w:lvlJc w:val="left"/>
      <w:pPr>
        <w:ind w:left="1440" w:firstLine="0"/>
      </w:pPr>
      <w:rPr>
        <w:rFonts w:ascii="Arial" w:eastAsia="Arial" w:hAnsi="Arial" w:cs="Arial"/>
        <w:b/>
        <w:i w:val="0"/>
        <w:sz w:val="24"/>
        <w:szCs w:val="24"/>
        <w:u w:val="none"/>
      </w:rPr>
    </w:lvl>
    <w:lvl w:ilvl="5">
      <w:start w:val="1"/>
      <w:numFmt w:val="upperLetter"/>
      <w:lvlText w:val="APPENDIX %6"/>
      <w:lvlJc w:val="left"/>
      <w:pPr>
        <w:ind w:left="1440" w:firstLine="0"/>
      </w:pPr>
      <w:rPr>
        <w:rFonts w:ascii="Arial" w:eastAsia="Arial" w:hAnsi="Arial" w:cs="Arial"/>
        <w:b/>
        <w:i/>
        <w:sz w:val="24"/>
        <w:szCs w:val="24"/>
        <w:u w:val="none"/>
      </w:rPr>
    </w:lvl>
    <w:lvl w:ilvl="6">
      <w:start w:val="1"/>
      <w:numFmt w:val="decimal"/>
      <w:lvlText w:val="%6.%7"/>
      <w:lvlJc w:val="left"/>
      <w:pPr>
        <w:ind w:left="1800" w:firstLine="0"/>
      </w:pPr>
    </w:lvl>
    <w:lvl w:ilvl="7">
      <w:start w:val="1"/>
      <w:numFmt w:val="decimal"/>
      <w:lvlText w:val="%6.%7.%8"/>
      <w:lvlJc w:val="left"/>
      <w:pPr>
        <w:ind w:left="2160" w:firstLine="0"/>
      </w:pPr>
    </w:lvl>
    <w:lvl w:ilvl="8">
      <w:start w:val="1"/>
      <w:numFmt w:val="bullet"/>
      <w:lvlText w:val=""/>
      <w:lvlJc w:val="left"/>
      <w:pPr>
        <w:ind w:left="2520" w:firstLine="0"/>
      </w:pPr>
      <w:rPr>
        <w:rFonts w:ascii="Symbol" w:hAnsi="Symbol" w:hint="default"/>
      </w:rPr>
    </w:lvl>
  </w:abstractNum>
  <w:abstractNum w:abstractNumId="13" w15:restartNumberingAfterBreak="0">
    <w:nsid w:val="31071818"/>
    <w:multiLevelType w:val="hybridMultilevel"/>
    <w:tmpl w:val="273A49C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316A6545"/>
    <w:multiLevelType w:val="multilevel"/>
    <w:tmpl w:val="89341C52"/>
    <w:lvl w:ilvl="0">
      <w:start w:val="1"/>
      <w:numFmt w:val="bullet"/>
      <w:lvlText w:val=""/>
      <w:lvlJc w:val="left"/>
      <w:pPr>
        <w:ind w:left="720" w:firstLine="0"/>
      </w:pPr>
      <w:rPr>
        <w:rFonts w:ascii="Symbol" w:hAnsi="Symbol" w:hint="default"/>
      </w:rPr>
    </w:lvl>
    <w:lvl w:ilvl="1">
      <w:start w:val="1"/>
      <w:numFmt w:val="bullet"/>
      <w:lvlText w:val=""/>
      <w:lvlJc w:val="left"/>
      <w:pPr>
        <w:ind w:left="720" w:firstLine="0"/>
      </w:pPr>
      <w:rPr>
        <w:rFonts w:ascii="Symbol" w:hAnsi="Symbol" w:hint="default"/>
      </w:rPr>
    </w:lvl>
    <w:lvl w:ilvl="2">
      <w:start w:val="1"/>
      <w:numFmt w:val="decimal"/>
      <w:lvlText w:val="%1.%2.%3"/>
      <w:lvlJc w:val="left"/>
      <w:pPr>
        <w:ind w:left="1080" w:firstLine="0"/>
      </w:pPr>
    </w:lvl>
    <w:lvl w:ilvl="3">
      <w:start w:val="1"/>
      <w:numFmt w:val="decimal"/>
      <w:lvlText w:val="%1.%2.%3.%4"/>
      <w:lvlJc w:val="left"/>
      <w:pPr>
        <w:ind w:left="1080" w:firstLine="0"/>
      </w:pPr>
      <w:rPr>
        <w:rFonts w:hint="default"/>
      </w:rPr>
    </w:lvl>
    <w:lvl w:ilvl="4">
      <w:start w:val="1"/>
      <w:numFmt w:val="decimal"/>
      <w:lvlText w:val="%1.%2.%3.%4.%5"/>
      <w:lvlJc w:val="left"/>
      <w:pPr>
        <w:ind w:left="1440" w:firstLine="0"/>
      </w:pPr>
      <w:rPr>
        <w:rFonts w:ascii="Arial" w:eastAsia="Arial" w:hAnsi="Arial" w:cs="Arial"/>
        <w:b/>
        <w:i w:val="0"/>
        <w:sz w:val="24"/>
        <w:szCs w:val="24"/>
        <w:u w:val="none"/>
      </w:rPr>
    </w:lvl>
    <w:lvl w:ilvl="5">
      <w:start w:val="1"/>
      <w:numFmt w:val="upperLetter"/>
      <w:lvlText w:val="APPENDIX %6"/>
      <w:lvlJc w:val="left"/>
      <w:pPr>
        <w:ind w:left="1440" w:firstLine="0"/>
      </w:pPr>
      <w:rPr>
        <w:rFonts w:ascii="Arial" w:eastAsia="Arial" w:hAnsi="Arial" w:cs="Arial"/>
        <w:b/>
        <w:i/>
        <w:sz w:val="24"/>
        <w:szCs w:val="24"/>
        <w:u w:val="none"/>
      </w:rPr>
    </w:lvl>
    <w:lvl w:ilvl="6">
      <w:start w:val="1"/>
      <w:numFmt w:val="decimal"/>
      <w:lvlText w:val="%6.%7"/>
      <w:lvlJc w:val="left"/>
      <w:pPr>
        <w:ind w:left="1800" w:firstLine="0"/>
      </w:pPr>
    </w:lvl>
    <w:lvl w:ilvl="7">
      <w:start w:val="1"/>
      <w:numFmt w:val="decimal"/>
      <w:lvlText w:val="%6.%7.%8"/>
      <w:lvlJc w:val="left"/>
      <w:pPr>
        <w:ind w:left="2160" w:firstLine="0"/>
      </w:pPr>
    </w:lvl>
    <w:lvl w:ilvl="8">
      <w:start w:val="1"/>
      <w:numFmt w:val="bullet"/>
      <w:lvlText w:val=""/>
      <w:lvlJc w:val="left"/>
      <w:pPr>
        <w:ind w:left="2520" w:firstLine="0"/>
      </w:pPr>
      <w:rPr>
        <w:rFonts w:ascii="Symbol" w:hAnsi="Symbol" w:hint="default"/>
      </w:rPr>
    </w:lvl>
  </w:abstractNum>
  <w:abstractNum w:abstractNumId="15" w15:restartNumberingAfterBreak="0">
    <w:nsid w:val="3B975D23"/>
    <w:multiLevelType w:val="multilevel"/>
    <w:tmpl w:val="8E42F55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15:restartNumberingAfterBreak="0">
    <w:nsid w:val="3C34559C"/>
    <w:multiLevelType w:val="multilevel"/>
    <w:tmpl w:val="1E227A3A"/>
    <w:lvl w:ilvl="0">
      <w:start w:val="1"/>
      <w:numFmt w:val="bullet"/>
      <w:lvlText w:val=""/>
      <w:lvlJc w:val="left"/>
      <w:pPr>
        <w:ind w:left="720" w:firstLine="0"/>
      </w:pPr>
      <w:rPr>
        <w:rFonts w:ascii="Symbol" w:hAnsi="Symbol" w:hint="default"/>
      </w:rPr>
    </w:lvl>
    <w:lvl w:ilvl="1">
      <w:start w:val="1"/>
      <w:numFmt w:val="bullet"/>
      <w:lvlText w:val=""/>
      <w:lvlJc w:val="left"/>
      <w:pPr>
        <w:ind w:left="720" w:firstLine="0"/>
      </w:pPr>
      <w:rPr>
        <w:rFonts w:ascii="Symbol" w:hAnsi="Symbol" w:hint="default"/>
      </w:rPr>
    </w:lvl>
    <w:lvl w:ilvl="2">
      <w:start w:val="1"/>
      <w:numFmt w:val="decimal"/>
      <w:lvlText w:val="%1.%2.%3"/>
      <w:lvlJc w:val="left"/>
      <w:pPr>
        <w:ind w:left="1080" w:firstLine="0"/>
      </w:pPr>
    </w:lvl>
    <w:lvl w:ilvl="3">
      <w:start w:val="1"/>
      <w:numFmt w:val="bullet"/>
      <w:lvlText w:val=""/>
      <w:lvlJc w:val="left"/>
      <w:pPr>
        <w:ind w:left="1080" w:firstLine="0"/>
      </w:pPr>
      <w:rPr>
        <w:rFonts w:ascii="Symbol" w:hAnsi="Symbol" w:hint="default"/>
      </w:rPr>
    </w:lvl>
    <w:lvl w:ilvl="4">
      <w:start w:val="1"/>
      <w:numFmt w:val="decimal"/>
      <w:lvlText w:val="%1.%2.%3.%4.%5"/>
      <w:lvlJc w:val="left"/>
      <w:pPr>
        <w:ind w:left="1440" w:firstLine="0"/>
      </w:pPr>
      <w:rPr>
        <w:rFonts w:ascii="Arial" w:eastAsia="Arial" w:hAnsi="Arial" w:cs="Arial"/>
        <w:b/>
        <w:i w:val="0"/>
        <w:sz w:val="24"/>
        <w:szCs w:val="24"/>
        <w:u w:val="none"/>
      </w:rPr>
    </w:lvl>
    <w:lvl w:ilvl="5">
      <w:start w:val="1"/>
      <w:numFmt w:val="upperLetter"/>
      <w:lvlText w:val="APPENDIX %6"/>
      <w:lvlJc w:val="left"/>
      <w:pPr>
        <w:ind w:left="1440" w:firstLine="0"/>
      </w:pPr>
      <w:rPr>
        <w:rFonts w:ascii="Arial" w:eastAsia="Arial" w:hAnsi="Arial" w:cs="Arial"/>
        <w:b/>
        <w:i/>
        <w:sz w:val="24"/>
        <w:szCs w:val="24"/>
        <w:u w:val="none"/>
      </w:rPr>
    </w:lvl>
    <w:lvl w:ilvl="6">
      <w:start w:val="1"/>
      <w:numFmt w:val="decimal"/>
      <w:lvlText w:val="%6.%7"/>
      <w:lvlJc w:val="left"/>
      <w:pPr>
        <w:ind w:left="1800" w:firstLine="0"/>
      </w:pPr>
    </w:lvl>
    <w:lvl w:ilvl="7">
      <w:start w:val="1"/>
      <w:numFmt w:val="decimal"/>
      <w:lvlText w:val="%6.%7.%8"/>
      <w:lvlJc w:val="left"/>
      <w:pPr>
        <w:ind w:left="2160" w:firstLine="0"/>
      </w:pPr>
    </w:lvl>
    <w:lvl w:ilvl="8">
      <w:start w:val="1"/>
      <w:numFmt w:val="decimal"/>
      <w:lvlText w:val="%6.%7.%8.%9"/>
      <w:lvlJc w:val="left"/>
      <w:pPr>
        <w:ind w:left="2520" w:firstLine="0"/>
      </w:pPr>
    </w:lvl>
  </w:abstractNum>
  <w:abstractNum w:abstractNumId="17" w15:restartNumberingAfterBreak="0">
    <w:nsid w:val="3E5B72E1"/>
    <w:multiLevelType w:val="multilevel"/>
    <w:tmpl w:val="C4C65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3747AA"/>
    <w:multiLevelType w:val="multilevel"/>
    <w:tmpl w:val="2408C3BA"/>
    <w:lvl w:ilvl="0">
      <w:start w:val="1"/>
      <w:numFmt w:val="decimal"/>
      <w:lvlText w:val="%1."/>
      <w:lvlJc w:val="left"/>
      <w:pPr>
        <w:ind w:left="720" w:firstLine="0"/>
      </w:pPr>
      <w:rPr>
        <w:rFonts w:hint="default"/>
      </w:rPr>
    </w:lvl>
    <w:lvl w:ilvl="1">
      <w:start w:val="1"/>
      <w:numFmt w:val="decimal"/>
      <w:lvlText w:val="%1.%2"/>
      <w:lvlJc w:val="left"/>
      <w:pPr>
        <w:ind w:left="720" w:firstLine="0"/>
      </w:pPr>
      <w:rPr>
        <w:rFonts w:ascii="Arial" w:eastAsia="Arial" w:hAnsi="Arial" w:cs="Arial" w:hint="default"/>
      </w:rPr>
    </w:lvl>
    <w:lvl w:ilvl="2">
      <w:start w:val="1"/>
      <w:numFmt w:val="decimal"/>
      <w:lvlText w:val="%1.%2.%3"/>
      <w:lvlJc w:val="left"/>
      <w:pPr>
        <w:ind w:left="1080" w:firstLine="0"/>
      </w:pPr>
    </w:lvl>
    <w:lvl w:ilvl="3">
      <w:start w:val="1"/>
      <w:numFmt w:val="decimal"/>
      <w:lvlText w:val="%1.%2.%3.%4"/>
      <w:lvlJc w:val="left"/>
      <w:pPr>
        <w:ind w:left="1080" w:firstLine="0"/>
      </w:pPr>
      <w:rPr>
        <w:rFonts w:hint="default"/>
      </w:rPr>
    </w:lvl>
    <w:lvl w:ilvl="4">
      <w:start w:val="1"/>
      <w:numFmt w:val="decimal"/>
      <w:lvlText w:val="%1.%2.%3.%4.%5"/>
      <w:lvlJc w:val="left"/>
      <w:pPr>
        <w:ind w:left="1440" w:firstLine="0"/>
      </w:pPr>
      <w:rPr>
        <w:rFonts w:ascii="Arial" w:eastAsia="Arial" w:hAnsi="Arial" w:cs="Arial"/>
        <w:b/>
        <w:i w:val="0"/>
        <w:sz w:val="24"/>
        <w:szCs w:val="24"/>
        <w:u w:val="none"/>
      </w:rPr>
    </w:lvl>
    <w:lvl w:ilvl="5">
      <w:start w:val="1"/>
      <w:numFmt w:val="upperLetter"/>
      <w:lvlText w:val="APPENDIX %6"/>
      <w:lvlJc w:val="left"/>
      <w:pPr>
        <w:ind w:left="1440" w:firstLine="0"/>
      </w:pPr>
      <w:rPr>
        <w:rFonts w:ascii="Arial" w:eastAsia="Arial" w:hAnsi="Arial" w:cs="Arial"/>
        <w:b/>
        <w:i/>
        <w:sz w:val="24"/>
        <w:szCs w:val="24"/>
        <w:u w:val="none"/>
      </w:rPr>
    </w:lvl>
    <w:lvl w:ilvl="6">
      <w:start w:val="1"/>
      <w:numFmt w:val="decimal"/>
      <w:lvlText w:val="%6.%7"/>
      <w:lvlJc w:val="left"/>
      <w:pPr>
        <w:ind w:left="1800" w:firstLine="0"/>
      </w:pPr>
    </w:lvl>
    <w:lvl w:ilvl="7">
      <w:start w:val="1"/>
      <w:numFmt w:val="decimal"/>
      <w:lvlText w:val="%6.%7.%8"/>
      <w:lvlJc w:val="left"/>
      <w:pPr>
        <w:ind w:left="2160" w:firstLine="0"/>
      </w:pPr>
    </w:lvl>
    <w:lvl w:ilvl="8">
      <w:start w:val="1"/>
      <w:numFmt w:val="bullet"/>
      <w:lvlText w:val=""/>
      <w:lvlJc w:val="left"/>
      <w:pPr>
        <w:ind w:left="2520" w:firstLine="0"/>
      </w:pPr>
      <w:rPr>
        <w:rFonts w:ascii="Symbol" w:hAnsi="Symbol" w:hint="default"/>
      </w:rPr>
    </w:lvl>
  </w:abstractNum>
  <w:abstractNum w:abstractNumId="19" w15:restartNumberingAfterBreak="0">
    <w:nsid w:val="407B76A7"/>
    <w:multiLevelType w:val="multilevel"/>
    <w:tmpl w:val="772EA894"/>
    <w:lvl w:ilvl="0">
      <w:start w:val="1"/>
      <w:numFmt w:val="bullet"/>
      <w:lvlText w:val=""/>
      <w:lvlJc w:val="left"/>
      <w:pPr>
        <w:ind w:left="720" w:firstLine="0"/>
      </w:pPr>
      <w:rPr>
        <w:rFonts w:ascii="Symbol" w:hAnsi="Symbol" w:hint="default"/>
      </w:rPr>
    </w:lvl>
    <w:lvl w:ilvl="1">
      <w:start w:val="1"/>
      <w:numFmt w:val="decimal"/>
      <w:lvlText w:val="%1.%2"/>
      <w:lvlJc w:val="left"/>
      <w:pPr>
        <w:ind w:left="720" w:firstLine="0"/>
      </w:pPr>
      <w:rPr>
        <w:rFonts w:ascii="Arial" w:eastAsia="Arial" w:hAnsi="Arial" w:cs="Arial"/>
      </w:rPr>
    </w:lvl>
    <w:lvl w:ilvl="2">
      <w:start w:val="1"/>
      <w:numFmt w:val="decimal"/>
      <w:lvlText w:val="%1.%2.%3"/>
      <w:lvlJc w:val="left"/>
      <w:pPr>
        <w:ind w:left="1080" w:firstLine="0"/>
      </w:pPr>
    </w:lvl>
    <w:lvl w:ilvl="3">
      <w:start w:val="1"/>
      <w:numFmt w:val="decimal"/>
      <w:lvlText w:val="%1.%2.%3.%4"/>
      <w:lvlJc w:val="left"/>
      <w:pPr>
        <w:ind w:left="1080" w:firstLine="0"/>
      </w:pPr>
    </w:lvl>
    <w:lvl w:ilvl="4">
      <w:start w:val="1"/>
      <w:numFmt w:val="decimal"/>
      <w:lvlText w:val="%1.%2.%3.%4.%5"/>
      <w:lvlJc w:val="left"/>
      <w:pPr>
        <w:ind w:left="1440" w:firstLine="0"/>
      </w:pPr>
      <w:rPr>
        <w:rFonts w:ascii="Arial" w:eastAsia="Arial" w:hAnsi="Arial" w:cs="Arial"/>
        <w:b/>
        <w:i w:val="0"/>
        <w:sz w:val="24"/>
        <w:szCs w:val="24"/>
        <w:u w:val="none"/>
      </w:rPr>
    </w:lvl>
    <w:lvl w:ilvl="5">
      <w:start w:val="1"/>
      <w:numFmt w:val="upperLetter"/>
      <w:lvlText w:val="APPENDIX %6"/>
      <w:lvlJc w:val="left"/>
      <w:pPr>
        <w:ind w:left="1440" w:firstLine="0"/>
      </w:pPr>
      <w:rPr>
        <w:rFonts w:ascii="Arial" w:eastAsia="Arial" w:hAnsi="Arial" w:cs="Arial"/>
        <w:b/>
        <w:i/>
        <w:sz w:val="24"/>
        <w:szCs w:val="24"/>
        <w:u w:val="none"/>
      </w:rPr>
    </w:lvl>
    <w:lvl w:ilvl="6">
      <w:start w:val="1"/>
      <w:numFmt w:val="decimal"/>
      <w:lvlText w:val="%6.%7"/>
      <w:lvlJc w:val="left"/>
      <w:pPr>
        <w:ind w:left="1800" w:firstLine="0"/>
      </w:pPr>
    </w:lvl>
    <w:lvl w:ilvl="7">
      <w:start w:val="1"/>
      <w:numFmt w:val="decimal"/>
      <w:lvlText w:val="%6.%7.%8"/>
      <w:lvlJc w:val="left"/>
      <w:pPr>
        <w:ind w:left="2160" w:firstLine="0"/>
      </w:pPr>
    </w:lvl>
    <w:lvl w:ilvl="8">
      <w:start w:val="1"/>
      <w:numFmt w:val="decimal"/>
      <w:lvlText w:val="%6.%7.%8.%9"/>
      <w:lvlJc w:val="left"/>
      <w:pPr>
        <w:ind w:left="2520" w:firstLine="0"/>
      </w:pPr>
    </w:lvl>
  </w:abstractNum>
  <w:abstractNum w:abstractNumId="20" w15:restartNumberingAfterBreak="0">
    <w:nsid w:val="420F6D0B"/>
    <w:multiLevelType w:val="multilevel"/>
    <w:tmpl w:val="27BCC3B2"/>
    <w:lvl w:ilvl="0">
      <w:start w:val="1"/>
      <w:numFmt w:val="bullet"/>
      <w:lvlText w:val="●"/>
      <w:lvlJc w:val="left"/>
      <w:pPr>
        <w:ind w:left="864" w:firstLine="432"/>
      </w:pPr>
      <w:rPr>
        <w:rFonts w:ascii="Arial" w:eastAsia="Arial" w:hAnsi="Arial" w:cs="Arial"/>
      </w:rPr>
    </w:lvl>
    <w:lvl w:ilvl="1">
      <w:start w:val="1"/>
      <w:numFmt w:val="bullet"/>
      <w:lvlText w:val="-"/>
      <w:lvlJc w:val="left"/>
      <w:pPr>
        <w:ind w:left="1872" w:firstLine="1512"/>
      </w:pPr>
      <w:rPr>
        <w:rFonts w:ascii="Arial" w:eastAsia="Arial" w:hAnsi="Arial" w:cs="Arial"/>
      </w:rPr>
    </w:lvl>
    <w:lvl w:ilvl="2">
      <w:start w:val="1"/>
      <w:numFmt w:val="bullet"/>
      <w:lvlText w:val="▪"/>
      <w:lvlJc w:val="left"/>
      <w:pPr>
        <w:ind w:left="2592" w:firstLine="2232"/>
      </w:pPr>
      <w:rPr>
        <w:rFonts w:ascii="Arial" w:eastAsia="Arial" w:hAnsi="Arial" w:cs="Arial"/>
      </w:rPr>
    </w:lvl>
    <w:lvl w:ilvl="3">
      <w:start w:val="1"/>
      <w:numFmt w:val="bullet"/>
      <w:lvlText w:val="●"/>
      <w:lvlJc w:val="left"/>
      <w:pPr>
        <w:ind w:left="3312" w:firstLine="2952"/>
      </w:pPr>
      <w:rPr>
        <w:rFonts w:ascii="Arial" w:eastAsia="Arial" w:hAnsi="Arial" w:cs="Arial"/>
      </w:rPr>
    </w:lvl>
    <w:lvl w:ilvl="4">
      <w:start w:val="1"/>
      <w:numFmt w:val="bullet"/>
      <w:lvlText w:val="o"/>
      <w:lvlJc w:val="left"/>
      <w:pPr>
        <w:ind w:left="4032" w:firstLine="3672"/>
      </w:pPr>
      <w:rPr>
        <w:rFonts w:ascii="Arial" w:eastAsia="Arial" w:hAnsi="Arial" w:cs="Arial"/>
      </w:rPr>
    </w:lvl>
    <w:lvl w:ilvl="5">
      <w:start w:val="1"/>
      <w:numFmt w:val="bullet"/>
      <w:lvlText w:val="▪"/>
      <w:lvlJc w:val="left"/>
      <w:pPr>
        <w:ind w:left="4752" w:firstLine="4392"/>
      </w:pPr>
      <w:rPr>
        <w:rFonts w:ascii="Arial" w:eastAsia="Arial" w:hAnsi="Arial" w:cs="Arial"/>
      </w:rPr>
    </w:lvl>
    <w:lvl w:ilvl="6">
      <w:start w:val="1"/>
      <w:numFmt w:val="bullet"/>
      <w:lvlText w:val="●"/>
      <w:lvlJc w:val="left"/>
      <w:pPr>
        <w:ind w:left="5472" w:firstLine="5112"/>
      </w:pPr>
      <w:rPr>
        <w:rFonts w:ascii="Arial" w:eastAsia="Arial" w:hAnsi="Arial" w:cs="Arial"/>
      </w:rPr>
    </w:lvl>
    <w:lvl w:ilvl="7">
      <w:start w:val="1"/>
      <w:numFmt w:val="bullet"/>
      <w:lvlText w:val="o"/>
      <w:lvlJc w:val="left"/>
      <w:pPr>
        <w:ind w:left="6192" w:firstLine="5832"/>
      </w:pPr>
      <w:rPr>
        <w:rFonts w:ascii="Arial" w:eastAsia="Arial" w:hAnsi="Arial" w:cs="Arial"/>
      </w:rPr>
    </w:lvl>
    <w:lvl w:ilvl="8">
      <w:start w:val="1"/>
      <w:numFmt w:val="bullet"/>
      <w:lvlText w:val="▪"/>
      <w:lvlJc w:val="left"/>
      <w:pPr>
        <w:ind w:left="6912" w:firstLine="6552"/>
      </w:pPr>
      <w:rPr>
        <w:rFonts w:ascii="Arial" w:eastAsia="Arial" w:hAnsi="Arial" w:cs="Arial"/>
      </w:rPr>
    </w:lvl>
  </w:abstractNum>
  <w:abstractNum w:abstractNumId="21" w15:restartNumberingAfterBreak="0">
    <w:nsid w:val="44CD28D0"/>
    <w:multiLevelType w:val="multilevel"/>
    <w:tmpl w:val="980230DC"/>
    <w:lvl w:ilvl="0">
      <w:start w:val="1"/>
      <w:numFmt w:val="decimal"/>
      <w:lvlText w:val="%1."/>
      <w:lvlJc w:val="left"/>
      <w:pPr>
        <w:ind w:left="1440" w:firstLine="0"/>
      </w:pPr>
      <w:rPr>
        <w:rFonts w:ascii="Calibri" w:eastAsia="Calibri" w:hAnsi="Calibri" w:cs="Calibri"/>
      </w:rPr>
    </w:lvl>
    <w:lvl w:ilvl="1">
      <w:start w:val="1"/>
      <w:numFmt w:val="decimal"/>
      <w:lvlText w:val="%2."/>
      <w:lvlJc w:val="left"/>
      <w:pPr>
        <w:ind w:left="1800" w:hanging="360"/>
      </w:pPr>
    </w:lvl>
    <w:lvl w:ilvl="2">
      <w:start w:val="1"/>
      <w:numFmt w:val="decimal"/>
      <w:lvlText w:val="%1.%2.%3"/>
      <w:lvlJc w:val="left"/>
      <w:pPr>
        <w:ind w:left="1800" w:firstLine="0"/>
      </w:pPr>
    </w:lvl>
    <w:lvl w:ilvl="3">
      <w:start w:val="1"/>
      <w:numFmt w:val="decimal"/>
      <w:lvlText w:val="%1.%2.%3.%4"/>
      <w:lvlJc w:val="left"/>
      <w:pPr>
        <w:ind w:left="1800" w:firstLine="0"/>
      </w:pPr>
    </w:lvl>
    <w:lvl w:ilvl="4">
      <w:start w:val="1"/>
      <w:numFmt w:val="decimal"/>
      <w:lvlText w:val="%1.%2.%3.%4.%5"/>
      <w:lvlJc w:val="left"/>
      <w:pPr>
        <w:ind w:left="2160" w:firstLine="0"/>
      </w:pPr>
      <w:rPr>
        <w:rFonts w:ascii="Arial" w:eastAsia="Arial" w:hAnsi="Arial" w:cs="Arial"/>
        <w:b/>
        <w:i w:val="0"/>
        <w:sz w:val="24"/>
        <w:szCs w:val="24"/>
        <w:u w:val="none"/>
      </w:rPr>
    </w:lvl>
    <w:lvl w:ilvl="5">
      <w:start w:val="1"/>
      <w:numFmt w:val="upperLetter"/>
      <w:lvlText w:val="APPENDIX %6"/>
      <w:lvlJc w:val="left"/>
      <w:pPr>
        <w:ind w:left="2160" w:firstLine="0"/>
      </w:pPr>
      <w:rPr>
        <w:rFonts w:ascii="Arial" w:eastAsia="Arial" w:hAnsi="Arial" w:cs="Arial"/>
        <w:b/>
        <w:i/>
        <w:sz w:val="24"/>
        <w:szCs w:val="24"/>
        <w:u w:val="none"/>
      </w:rPr>
    </w:lvl>
    <w:lvl w:ilvl="6">
      <w:start w:val="1"/>
      <w:numFmt w:val="decimal"/>
      <w:lvlText w:val="%6.%7"/>
      <w:lvlJc w:val="left"/>
      <w:pPr>
        <w:ind w:left="2520" w:firstLine="0"/>
      </w:pPr>
    </w:lvl>
    <w:lvl w:ilvl="7">
      <w:start w:val="1"/>
      <w:numFmt w:val="decimal"/>
      <w:lvlText w:val="%6.%7.%8"/>
      <w:lvlJc w:val="left"/>
      <w:pPr>
        <w:ind w:left="2880" w:firstLine="0"/>
      </w:pPr>
    </w:lvl>
    <w:lvl w:ilvl="8">
      <w:start w:val="1"/>
      <w:numFmt w:val="decimal"/>
      <w:lvlText w:val="%6.%7.%8.%9"/>
      <w:lvlJc w:val="left"/>
      <w:pPr>
        <w:ind w:left="3240" w:firstLine="0"/>
      </w:pPr>
    </w:lvl>
  </w:abstractNum>
  <w:abstractNum w:abstractNumId="22" w15:restartNumberingAfterBreak="0">
    <w:nsid w:val="455A4103"/>
    <w:multiLevelType w:val="multilevel"/>
    <w:tmpl w:val="4DBC9C92"/>
    <w:lvl w:ilvl="0">
      <w:start w:val="1"/>
      <w:numFmt w:val="decimal"/>
      <w:lvlText w:val="%1."/>
      <w:lvlJc w:val="left"/>
      <w:pPr>
        <w:ind w:left="720" w:firstLine="0"/>
      </w:pPr>
      <w:rPr>
        <w:rFonts w:hint="default"/>
      </w:rPr>
    </w:lvl>
    <w:lvl w:ilvl="1">
      <w:start w:val="1"/>
      <w:numFmt w:val="bullet"/>
      <w:lvlText w:val=""/>
      <w:lvlJc w:val="left"/>
      <w:pPr>
        <w:ind w:left="720" w:firstLine="0"/>
      </w:pPr>
      <w:rPr>
        <w:rFonts w:ascii="Symbol" w:hAnsi="Symbol" w:hint="default"/>
      </w:rPr>
    </w:lvl>
    <w:lvl w:ilvl="2">
      <w:start w:val="1"/>
      <w:numFmt w:val="decimal"/>
      <w:lvlText w:val="%1.%2.%3"/>
      <w:lvlJc w:val="left"/>
      <w:pPr>
        <w:ind w:left="1080" w:firstLine="0"/>
      </w:pPr>
    </w:lvl>
    <w:lvl w:ilvl="3">
      <w:start w:val="1"/>
      <w:numFmt w:val="decimal"/>
      <w:lvlText w:val="%1.%2.%3.%4"/>
      <w:lvlJc w:val="left"/>
      <w:pPr>
        <w:ind w:left="1080" w:firstLine="0"/>
      </w:pPr>
      <w:rPr>
        <w:rFonts w:hint="default"/>
      </w:rPr>
    </w:lvl>
    <w:lvl w:ilvl="4">
      <w:start w:val="1"/>
      <w:numFmt w:val="decimal"/>
      <w:lvlText w:val="%1.%2.%3.%4.%5"/>
      <w:lvlJc w:val="left"/>
      <w:pPr>
        <w:ind w:left="1440" w:firstLine="0"/>
      </w:pPr>
      <w:rPr>
        <w:rFonts w:ascii="Arial" w:eastAsia="Arial" w:hAnsi="Arial" w:cs="Arial"/>
        <w:b/>
        <w:i w:val="0"/>
        <w:sz w:val="24"/>
        <w:szCs w:val="24"/>
        <w:u w:val="none"/>
      </w:rPr>
    </w:lvl>
    <w:lvl w:ilvl="5">
      <w:start w:val="1"/>
      <w:numFmt w:val="upperLetter"/>
      <w:lvlText w:val="APPENDIX %6"/>
      <w:lvlJc w:val="left"/>
      <w:pPr>
        <w:ind w:left="1440" w:firstLine="0"/>
      </w:pPr>
      <w:rPr>
        <w:rFonts w:ascii="Arial" w:eastAsia="Arial" w:hAnsi="Arial" w:cs="Arial"/>
        <w:b/>
        <w:i/>
        <w:sz w:val="24"/>
        <w:szCs w:val="24"/>
        <w:u w:val="none"/>
      </w:rPr>
    </w:lvl>
    <w:lvl w:ilvl="6">
      <w:start w:val="1"/>
      <w:numFmt w:val="decimal"/>
      <w:lvlText w:val="%6.%7"/>
      <w:lvlJc w:val="left"/>
      <w:pPr>
        <w:ind w:left="1800" w:firstLine="0"/>
      </w:pPr>
    </w:lvl>
    <w:lvl w:ilvl="7">
      <w:start w:val="1"/>
      <w:numFmt w:val="decimal"/>
      <w:lvlText w:val="%6.%7.%8"/>
      <w:lvlJc w:val="left"/>
      <w:pPr>
        <w:ind w:left="2160" w:firstLine="0"/>
      </w:pPr>
    </w:lvl>
    <w:lvl w:ilvl="8">
      <w:start w:val="1"/>
      <w:numFmt w:val="bullet"/>
      <w:lvlText w:val=""/>
      <w:lvlJc w:val="left"/>
      <w:pPr>
        <w:ind w:left="2520" w:firstLine="0"/>
      </w:pPr>
      <w:rPr>
        <w:rFonts w:ascii="Symbol" w:hAnsi="Symbol" w:hint="default"/>
      </w:rPr>
    </w:lvl>
  </w:abstractNum>
  <w:abstractNum w:abstractNumId="23" w15:restartNumberingAfterBreak="0">
    <w:nsid w:val="515033D3"/>
    <w:multiLevelType w:val="multilevel"/>
    <w:tmpl w:val="89341C52"/>
    <w:lvl w:ilvl="0">
      <w:start w:val="1"/>
      <w:numFmt w:val="bullet"/>
      <w:lvlText w:val=""/>
      <w:lvlJc w:val="left"/>
      <w:pPr>
        <w:ind w:left="720" w:firstLine="0"/>
      </w:pPr>
      <w:rPr>
        <w:rFonts w:ascii="Symbol" w:hAnsi="Symbol" w:hint="default"/>
      </w:rPr>
    </w:lvl>
    <w:lvl w:ilvl="1">
      <w:start w:val="1"/>
      <w:numFmt w:val="bullet"/>
      <w:lvlText w:val=""/>
      <w:lvlJc w:val="left"/>
      <w:pPr>
        <w:ind w:left="720" w:firstLine="0"/>
      </w:pPr>
      <w:rPr>
        <w:rFonts w:ascii="Symbol" w:hAnsi="Symbol" w:hint="default"/>
      </w:rPr>
    </w:lvl>
    <w:lvl w:ilvl="2">
      <w:start w:val="1"/>
      <w:numFmt w:val="decimal"/>
      <w:lvlText w:val="%1.%2.%3"/>
      <w:lvlJc w:val="left"/>
      <w:pPr>
        <w:ind w:left="1080" w:firstLine="0"/>
      </w:pPr>
    </w:lvl>
    <w:lvl w:ilvl="3">
      <w:start w:val="1"/>
      <w:numFmt w:val="decimal"/>
      <w:lvlText w:val="%1.%2.%3.%4"/>
      <w:lvlJc w:val="left"/>
      <w:pPr>
        <w:ind w:left="1080" w:firstLine="0"/>
      </w:pPr>
      <w:rPr>
        <w:rFonts w:hint="default"/>
      </w:rPr>
    </w:lvl>
    <w:lvl w:ilvl="4">
      <w:start w:val="1"/>
      <w:numFmt w:val="decimal"/>
      <w:lvlText w:val="%1.%2.%3.%4.%5"/>
      <w:lvlJc w:val="left"/>
      <w:pPr>
        <w:ind w:left="1440" w:firstLine="0"/>
      </w:pPr>
      <w:rPr>
        <w:rFonts w:ascii="Arial" w:eastAsia="Arial" w:hAnsi="Arial" w:cs="Arial"/>
        <w:b/>
        <w:i w:val="0"/>
        <w:sz w:val="24"/>
        <w:szCs w:val="24"/>
        <w:u w:val="none"/>
      </w:rPr>
    </w:lvl>
    <w:lvl w:ilvl="5">
      <w:start w:val="1"/>
      <w:numFmt w:val="upperLetter"/>
      <w:lvlText w:val="APPENDIX %6"/>
      <w:lvlJc w:val="left"/>
      <w:pPr>
        <w:ind w:left="1440" w:firstLine="0"/>
      </w:pPr>
      <w:rPr>
        <w:rFonts w:ascii="Arial" w:eastAsia="Arial" w:hAnsi="Arial" w:cs="Arial"/>
        <w:b/>
        <w:i/>
        <w:sz w:val="24"/>
        <w:szCs w:val="24"/>
        <w:u w:val="none"/>
      </w:rPr>
    </w:lvl>
    <w:lvl w:ilvl="6">
      <w:start w:val="1"/>
      <w:numFmt w:val="decimal"/>
      <w:lvlText w:val="%6.%7"/>
      <w:lvlJc w:val="left"/>
      <w:pPr>
        <w:ind w:left="1800" w:firstLine="0"/>
      </w:pPr>
    </w:lvl>
    <w:lvl w:ilvl="7">
      <w:start w:val="1"/>
      <w:numFmt w:val="decimal"/>
      <w:lvlText w:val="%6.%7.%8"/>
      <w:lvlJc w:val="left"/>
      <w:pPr>
        <w:ind w:left="2160" w:firstLine="0"/>
      </w:pPr>
    </w:lvl>
    <w:lvl w:ilvl="8">
      <w:start w:val="1"/>
      <w:numFmt w:val="bullet"/>
      <w:lvlText w:val=""/>
      <w:lvlJc w:val="left"/>
      <w:pPr>
        <w:ind w:left="2520" w:firstLine="0"/>
      </w:pPr>
      <w:rPr>
        <w:rFonts w:ascii="Symbol" w:hAnsi="Symbol" w:hint="default"/>
      </w:rPr>
    </w:lvl>
  </w:abstractNum>
  <w:abstractNum w:abstractNumId="24" w15:restartNumberingAfterBreak="0">
    <w:nsid w:val="54807235"/>
    <w:multiLevelType w:val="multilevel"/>
    <w:tmpl w:val="40EE5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A2A52D2"/>
    <w:multiLevelType w:val="multilevel"/>
    <w:tmpl w:val="980230DC"/>
    <w:lvl w:ilvl="0">
      <w:start w:val="1"/>
      <w:numFmt w:val="decimal"/>
      <w:lvlText w:val="%1."/>
      <w:lvlJc w:val="left"/>
      <w:pPr>
        <w:ind w:left="1440" w:firstLine="0"/>
      </w:pPr>
      <w:rPr>
        <w:rFonts w:ascii="Calibri" w:eastAsia="Calibri" w:hAnsi="Calibri" w:cs="Calibri"/>
      </w:rPr>
    </w:lvl>
    <w:lvl w:ilvl="1">
      <w:start w:val="1"/>
      <w:numFmt w:val="decimal"/>
      <w:lvlText w:val="%2."/>
      <w:lvlJc w:val="left"/>
      <w:pPr>
        <w:ind w:left="1800" w:hanging="360"/>
      </w:pPr>
    </w:lvl>
    <w:lvl w:ilvl="2">
      <w:start w:val="1"/>
      <w:numFmt w:val="decimal"/>
      <w:lvlText w:val="%1.%2.%3"/>
      <w:lvlJc w:val="left"/>
      <w:pPr>
        <w:ind w:left="1800" w:firstLine="0"/>
      </w:pPr>
    </w:lvl>
    <w:lvl w:ilvl="3">
      <w:start w:val="1"/>
      <w:numFmt w:val="decimal"/>
      <w:lvlText w:val="%1.%2.%3.%4"/>
      <w:lvlJc w:val="left"/>
      <w:pPr>
        <w:ind w:left="1800" w:firstLine="0"/>
      </w:pPr>
    </w:lvl>
    <w:lvl w:ilvl="4">
      <w:start w:val="1"/>
      <w:numFmt w:val="decimal"/>
      <w:lvlText w:val="%1.%2.%3.%4.%5"/>
      <w:lvlJc w:val="left"/>
      <w:pPr>
        <w:ind w:left="2160" w:firstLine="0"/>
      </w:pPr>
      <w:rPr>
        <w:rFonts w:ascii="Arial" w:eastAsia="Arial" w:hAnsi="Arial" w:cs="Arial"/>
        <w:b/>
        <w:i w:val="0"/>
        <w:sz w:val="24"/>
        <w:szCs w:val="24"/>
        <w:u w:val="none"/>
      </w:rPr>
    </w:lvl>
    <w:lvl w:ilvl="5">
      <w:start w:val="1"/>
      <w:numFmt w:val="upperLetter"/>
      <w:lvlText w:val="APPENDIX %6"/>
      <w:lvlJc w:val="left"/>
      <w:pPr>
        <w:ind w:left="2160" w:firstLine="0"/>
      </w:pPr>
      <w:rPr>
        <w:rFonts w:ascii="Arial" w:eastAsia="Arial" w:hAnsi="Arial" w:cs="Arial"/>
        <w:b/>
        <w:i/>
        <w:sz w:val="24"/>
        <w:szCs w:val="24"/>
        <w:u w:val="none"/>
      </w:rPr>
    </w:lvl>
    <w:lvl w:ilvl="6">
      <w:start w:val="1"/>
      <w:numFmt w:val="decimal"/>
      <w:lvlText w:val="%6.%7"/>
      <w:lvlJc w:val="left"/>
      <w:pPr>
        <w:ind w:left="2520" w:firstLine="0"/>
      </w:pPr>
    </w:lvl>
    <w:lvl w:ilvl="7">
      <w:start w:val="1"/>
      <w:numFmt w:val="decimal"/>
      <w:lvlText w:val="%6.%7.%8"/>
      <w:lvlJc w:val="left"/>
      <w:pPr>
        <w:ind w:left="2880" w:firstLine="0"/>
      </w:pPr>
    </w:lvl>
    <w:lvl w:ilvl="8">
      <w:start w:val="1"/>
      <w:numFmt w:val="decimal"/>
      <w:lvlText w:val="%6.%7.%8.%9"/>
      <w:lvlJc w:val="left"/>
      <w:pPr>
        <w:ind w:left="3240" w:firstLine="0"/>
      </w:pPr>
    </w:lvl>
  </w:abstractNum>
  <w:abstractNum w:abstractNumId="26" w15:restartNumberingAfterBreak="0">
    <w:nsid w:val="5ABF0D60"/>
    <w:multiLevelType w:val="multilevel"/>
    <w:tmpl w:val="BAE8D256"/>
    <w:lvl w:ilvl="0">
      <w:start w:val="1"/>
      <w:numFmt w:val="bullet"/>
      <w:lvlText w:val="●"/>
      <w:lvlJc w:val="left"/>
      <w:pPr>
        <w:ind w:left="720" w:firstLine="360"/>
      </w:pPr>
      <w:rPr>
        <w:rFonts w:ascii="Times New Roman" w:eastAsia="Times New Roman" w:hAnsi="Times New Roman" w:cs="Times New Roman"/>
        <w:b w:val="0"/>
        <w:i w:val="0"/>
        <w:smallCaps w:val="0"/>
        <w:color w:val="444444"/>
        <w:sz w:val="26"/>
        <w:szCs w:val="26"/>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15:restartNumberingAfterBreak="0">
    <w:nsid w:val="5B3D01FB"/>
    <w:multiLevelType w:val="multilevel"/>
    <w:tmpl w:val="53347AE2"/>
    <w:lvl w:ilvl="0">
      <w:start w:val="1"/>
      <w:numFmt w:val="bullet"/>
      <w:lvlText w:val="●"/>
      <w:lvlJc w:val="left"/>
      <w:pPr>
        <w:ind w:left="864" w:firstLine="432"/>
      </w:pPr>
      <w:rPr>
        <w:rFonts w:ascii="Arial" w:eastAsia="Arial" w:hAnsi="Arial" w:cs="Arial"/>
      </w:rPr>
    </w:lvl>
    <w:lvl w:ilvl="1">
      <w:start w:val="1"/>
      <w:numFmt w:val="bullet"/>
      <w:lvlText w:val="o"/>
      <w:lvlJc w:val="left"/>
      <w:pPr>
        <w:ind w:left="1872" w:firstLine="1512"/>
      </w:pPr>
      <w:rPr>
        <w:rFonts w:ascii="Arial" w:eastAsia="Arial" w:hAnsi="Arial" w:cs="Arial"/>
      </w:rPr>
    </w:lvl>
    <w:lvl w:ilvl="2">
      <w:start w:val="1"/>
      <w:numFmt w:val="bullet"/>
      <w:lvlText w:val="▪"/>
      <w:lvlJc w:val="left"/>
      <w:pPr>
        <w:ind w:left="2592" w:firstLine="2232"/>
      </w:pPr>
      <w:rPr>
        <w:rFonts w:ascii="Arial" w:eastAsia="Arial" w:hAnsi="Arial" w:cs="Arial"/>
      </w:rPr>
    </w:lvl>
    <w:lvl w:ilvl="3">
      <w:start w:val="1"/>
      <w:numFmt w:val="bullet"/>
      <w:lvlText w:val="●"/>
      <w:lvlJc w:val="left"/>
      <w:pPr>
        <w:ind w:left="3312" w:firstLine="2952"/>
      </w:pPr>
      <w:rPr>
        <w:rFonts w:ascii="Arial" w:eastAsia="Arial" w:hAnsi="Arial" w:cs="Arial"/>
      </w:rPr>
    </w:lvl>
    <w:lvl w:ilvl="4">
      <w:start w:val="1"/>
      <w:numFmt w:val="bullet"/>
      <w:lvlText w:val="o"/>
      <w:lvlJc w:val="left"/>
      <w:pPr>
        <w:ind w:left="4032" w:firstLine="3672"/>
      </w:pPr>
      <w:rPr>
        <w:rFonts w:ascii="Arial" w:eastAsia="Arial" w:hAnsi="Arial" w:cs="Arial"/>
      </w:rPr>
    </w:lvl>
    <w:lvl w:ilvl="5">
      <w:start w:val="1"/>
      <w:numFmt w:val="bullet"/>
      <w:lvlText w:val="▪"/>
      <w:lvlJc w:val="left"/>
      <w:pPr>
        <w:ind w:left="4752" w:firstLine="4392"/>
      </w:pPr>
      <w:rPr>
        <w:rFonts w:ascii="Arial" w:eastAsia="Arial" w:hAnsi="Arial" w:cs="Arial"/>
      </w:rPr>
    </w:lvl>
    <w:lvl w:ilvl="6">
      <w:start w:val="1"/>
      <w:numFmt w:val="bullet"/>
      <w:lvlText w:val="●"/>
      <w:lvlJc w:val="left"/>
      <w:pPr>
        <w:ind w:left="5472" w:firstLine="5112"/>
      </w:pPr>
      <w:rPr>
        <w:rFonts w:ascii="Arial" w:eastAsia="Arial" w:hAnsi="Arial" w:cs="Arial"/>
      </w:rPr>
    </w:lvl>
    <w:lvl w:ilvl="7">
      <w:start w:val="1"/>
      <w:numFmt w:val="bullet"/>
      <w:lvlText w:val="o"/>
      <w:lvlJc w:val="left"/>
      <w:pPr>
        <w:ind w:left="6192" w:firstLine="5832"/>
      </w:pPr>
      <w:rPr>
        <w:rFonts w:ascii="Arial" w:eastAsia="Arial" w:hAnsi="Arial" w:cs="Arial"/>
      </w:rPr>
    </w:lvl>
    <w:lvl w:ilvl="8">
      <w:start w:val="1"/>
      <w:numFmt w:val="bullet"/>
      <w:lvlText w:val="▪"/>
      <w:lvlJc w:val="left"/>
      <w:pPr>
        <w:ind w:left="6912" w:firstLine="6552"/>
      </w:pPr>
      <w:rPr>
        <w:rFonts w:ascii="Arial" w:eastAsia="Arial" w:hAnsi="Arial" w:cs="Arial"/>
      </w:rPr>
    </w:lvl>
  </w:abstractNum>
  <w:abstractNum w:abstractNumId="28" w15:restartNumberingAfterBreak="0">
    <w:nsid w:val="5BE1167C"/>
    <w:multiLevelType w:val="multilevel"/>
    <w:tmpl w:val="772EA894"/>
    <w:lvl w:ilvl="0">
      <w:start w:val="1"/>
      <w:numFmt w:val="bullet"/>
      <w:lvlText w:val=""/>
      <w:lvlJc w:val="left"/>
      <w:pPr>
        <w:ind w:left="720" w:firstLine="0"/>
      </w:pPr>
      <w:rPr>
        <w:rFonts w:ascii="Symbol" w:hAnsi="Symbol" w:hint="default"/>
      </w:rPr>
    </w:lvl>
    <w:lvl w:ilvl="1">
      <w:start w:val="1"/>
      <w:numFmt w:val="decimal"/>
      <w:lvlText w:val="%1.%2"/>
      <w:lvlJc w:val="left"/>
      <w:pPr>
        <w:ind w:left="720" w:firstLine="0"/>
      </w:pPr>
      <w:rPr>
        <w:rFonts w:ascii="Arial" w:eastAsia="Arial" w:hAnsi="Arial" w:cs="Arial"/>
      </w:rPr>
    </w:lvl>
    <w:lvl w:ilvl="2">
      <w:start w:val="1"/>
      <w:numFmt w:val="decimal"/>
      <w:lvlText w:val="%1.%2.%3"/>
      <w:lvlJc w:val="left"/>
      <w:pPr>
        <w:ind w:left="1080" w:firstLine="0"/>
      </w:pPr>
    </w:lvl>
    <w:lvl w:ilvl="3">
      <w:start w:val="1"/>
      <w:numFmt w:val="decimal"/>
      <w:lvlText w:val="%1.%2.%3.%4"/>
      <w:lvlJc w:val="left"/>
      <w:pPr>
        <w:ind w:left="1080" w:firstLine="0"/>
      </w:pPr>
    </w:lvl>
    <w:lvl w:ilvl="4">
      <w:start w:val="1"/>
      <w:numFmt w:val="decimal"/>
      <w:lvlText w:val="%1.%2.%3.%4.%5"/>
      <w:lvlJc w:val="left"/>
      <w:pPr>
        <w:ind w:left="1440" w:firstLine="0"/>
      </w:pPr>
      <w:rPr>
        <w:rFonts w:ascii="Arial" w:eastAsia="Arial" w:hAnsi="Arial" w:cs="Arial"/>
        <w:b/>
        <w:i w:val="0"/>
        <w:sz w:val="24"/>
        <w:szCs w:val="24"/>
        <w:u w:val="none"/>
      </w:rPr>
    </w:lvl>
    <w:lvl w:ilvl="5">
      <w:start w:val="1"/>
      <w:numFmt w:val="upperLetter"/>
      <w:lvlText w:val="APPENDIX %6"/>
      <w:lvlJc w:val="left"/>
      <w:pPr>
        <w:ind w:left="1440" w:firstLine="0"/>
      </w:pPr>
      <w:rPr>
        <w:rFonts w:ascii="Arial" w:eastAsia="Arial" w:hAnsi="Arial" w:cs="Arial"/>
        <w:b/>
        <w:i/>
        <w:sz w:val="24"/>
        <w:szCs w:val="24"/>
        <w:u w:val="none"/>
      </w:rPr>
    </w:lvl>
    <w:lvl w:ilvl="6">
      <w:start w:val="1"/>
      <w:numFmt w:val="decimal"/>
      <w:lvlText w:val="%6.%7"/>
      <w:lvlJc w:val="left"/>
      <w:pPr>
        <w:ind w:left="1800" w:firstLine="0"/>
      </w:pPr>
    </w:lvl>
    <w:lvl w:ilvl="7">
      <w:start w:val="1"/>
      <w:numFmt w:val="decimal"/>
      <w:lvlText w:val="%6.%7.%8"/>
      <w:lvlJc w:val="left"/>
      <w:pPr>
        <w:ind w:left="2160" w:firstLine="0"/>
      </w:pPr>
    </w:lvl>
    <w:lvl w:ilvl="8">
      <w:start w:val="1"/>
      <w:numFmt w:val="decimal"/>
      <w:lvlText w:val="%6.%7.%8.%9"/>
      <w:lvlJc w:val="left"/>
      <w:pPr>
        <w:ind w:left="2520" w:firstLine="0"/>
      </w:pPr>
    </w:lvl>
  </w:abstractNum>
  <w:abstractNum w:abstractNumId="29" w15:restartNumberingAfterBreak="0">
    <w:nsid w:val="6164071C"/>
    <w:multiLevelType w:val="multilevel"/>
    <w:tmpl w:val="FBD830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36F61E6"/>
    <w:multiLevelType w:val="multilevel"/>
    <w:tmpl w:val="1AC07DE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15:restartNumberingAfterBreak="0">
    <w:nsid w:val="65007C57"/>
    <w:multiLevelType w:val="multilevel"/>
    <w:tmpl w:val="D3C0E89C"/>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32" w15:restartNumberingAfterBreak="0">
    <w:nsid w:val="664072B3"/>
    <w:multiLevelType w:val="hybridMultilevel"/>
    <w:tmpl w:val="2BEAF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684317E"/>
    <w:multiLevelType w:val="hybridMultilevel"/>
    <w:tmpl w:val="BCD6FB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93B3D4A"/>
    <w:multiLevelType w:val="multilevel"/>
    <w:tmpl w:val="C358BE5C"/>
    <w:lvl w:ilvl="0">
      <w:start w:val="1"/>
      <w:numFmt w:val="decimal"/>
      <w:lvlText w:val="%1."/>
      <w:lvlJc w:val="left"/>
      <w:pPr>
        <w:ind w:left="720" w:firstLine="0"/>
      </w:pPr>
    </w:lvl>
    <w:lvl w:ilvl="1">
      <w:start w:val="1"/>
      <w:numFmt w:val="decimal"/>
      <w:lvlText w:val="%1.%2"/>
      <w:lvlJc w:val="left"/>
      <w:pPr>
        <w:ind w:left="720" w:firstLine="0"/>
      </w:pPr>
      <w:rPr>
        <w:rFonts w:ascii="Arial" w:eastAsia="Arial" w:hAnsi="Arial" w:cs="Arial"/>
      </w:rPr>
    </w:lvl>
    <w:lvl w:ilvl="2">
      <w:start w:val="1"/>
      <w:numFmt w:val="decimal"/>
      <w:lvlText w:val="%1.%2.%3"/>
      <w:lvlJc w:val="left"/>
      <w:pPr>
        <w:ind w:left="1080" w:firstLine="0"/>
      </w:pPr>
    </w:lvl>
    <w:lvl w:ilvl="3">
      <w:start w:val="1"/>
      <w:numFmt w:val="decimal"/>
      <w:lvlText w:val="%1.%2.%3.%4"/>
      <w:lvlJc w:val="left"/>
      <w:pPr>
        <w:ind w:left="1080" w:firstLine="0"/>
      </w:pPr>
    </w:lvl>
    <w:lvl w:ilvl="4">
      <w:start w:val="1"/>
      <w:numFmt w:val="decimal"/>
      <w:lvlText w:val="%1.%2.%3.%4.%5"/>
      <w:lvlJc w:val="left"/>
      <w:pPr>
        <w:ind w:left="1440" w:firstLine="0"/>
      </w:pPr>
      <w:rPr>
        <w:rFonts w:ascii="Arial" w:eastAsia="Arial" w:hAnsi="Arial" w:cs="Arial"/>
        <w:b/>
        <w:i w:val="0"/>
        <w:sz w:val="24"/>
        <w:szCs w:val="24"/>
        <w:u w:val="none"/>
      </w:rPr>
    </w:lvl>
    <w:lvl w:ilvl="5">
      <w:start w:val="1"/>
      <w:numFmt w:val="upperLetter"/>
      <w:lvlText w:val="APPENDIX %6"/>
      <w:lvlJc w:val="left"/>
      <w:pPr>
        <w:ind w:left="1440" w:firstLine="0"/>
      </w:pPr>
      <w:rPr>
        <w:rFonts w:ascii="Arial" w:eastAsia="Arial" w:hAnsi="Arial" w:cs="Arial"/>
        <w:b/>
        <w:i/>
        <w:sz w:val="24"/>
        <w:szCs w:val="24"/>
        <w:u w:val="none"/>
      </w:rPr>
    </w:lvl>
    <w:lvl w:ilvl="6">
      <w:start w:val="1"/>
      <w:numFmt w:val="decimal"/>
      <w:lvlText w:val="%6.%7"/>
      <w:lvlJc w:val="left"/>
      <w:pPr>
        <w:ind w:left="1800" w:firstLine="0"/>
      </w:pPr>
    </w:lvl>
    <w:lvl w:ilvl="7">
      <w:start w:val="1"/>
      <w:numFmt w:val="decimal"/>
      <w:lvlText w:val="%6.%7.%8"/>
      <w:lvlJc w:val="left"/>
      <w:pPr>
        <w:ind w:left="2160" w:firstLine="0"/>
      </w:pPr>
    </w:lvl>
    <w:lvl w:ilvl="8">
      <w:start w:val="1"/>
      <w:numFmt w:val="decimal"/>
      <w:lvlText w:val="%6.%7.%8.%9"/>
      <w:lvlJc w:val="left"/>
      <w:pPr>
        <w:ind w:left="2520" w:firstLine="0"/>
      </w:pPr>
    </w:lvl>
  </w:abstractNum>
  <w:abstractNum w:abstractNumId="35" w15:restartNumberingAfterBreak="0">
    <w:nsid w:val="6FAB3359"/>
    <w:multiLevelType w:val="multilevel"/>
    <w:tmpl w:val="4DBC9C92"/>
    <w:lvl w:ilvl="0">
      <w:start w:val="1"/>
      <w:numFmt w:val="decimal"/>
      <w:lvlText w:val="%1."/>
      <w:lvlJc w:val="left"/>
      <w:pPr>
        <w:ind w:left="720" w:firstLine="0"/>
      </w:pPr>
      <w:rPr>
        <w:rFonts w:hint="default"/>
      </w:rPr>
    </w:lvl>
    <w:lvl w:ilvl="1">
      <w:start w:val="1"/>
      <w:numFmt w:val="bullet"/>
      <w:lvlText w:val=""/>
      <w:lvlJc w:val="left"/>
      <w:pPr>
        <w:ind w:left="720" w:firstLine="0"/>
      </w:pPr>
      <w:rPr>
        <w:rFonts w:ascii="Symbol" w:hAnsi="Symbol" w:hint="default"/>
      </w:rPr>
    </w:lvl>
    <w:lvl w:ilvl="2">
      <w:start w:val="1"/>
      <w:numFmt w:val="decimal"/>
      <w:lvlText w:val="%1.%2.%3"/>
      <w:lvlJc w:val="left"/>
      <w:pPr>
        <w:ind w:left="1080" w:firstLine="0"/>
      </w:pPr>
    </w:lvl>
    <w:lvl w:ilvl="3">
      <w:start w:val="1"/>
      <w:numFmt w:val="decimal"/>
      <w:lvlText w:val="%1.%2.%3.%4"/>
      <w:lvlJc w:val="left"/>
      <w:pPr>
        <w:ind w:left="1080" w:firstLine="0"/>
      </w:pPr>
      <w:rPr>
        <w:rFonts w:hint="default"/>
      </w:rPr>
    </w:lvl>
    <w:lvl w:ilvl="4">
      <w:start w:val="1"/>
      <w:numFmt w:val="decimal"/>
      <w:lvlText w:val="%1.%2.%3.%4.%5"/>
      <w:lvlJc w:val="left"/>
      <w:pPr>
        <w:ind w:left="1440" w:firstLine="0"/>
      </w:pPr>
      <w:rPr>
        <w:rFonts w:ascii="Arial" w:eastAsia="Arial" w:hAnsi="Arial" w:cs="Arial"/>
        <w:b/>
        <w:i w:val="0"/>
        <w:sz w:val="24"/>
        <w:szCs w:val="24"/>
        <w:u w:val="none"/>
      </w:rPr>
    </w:lvl>
    <w:lvl w:ilvl="5">
      <w:start w:val="1"/>
      <w:numFmt w:val="upperLetter"/>
      <w:lvlText w:val="APPENDIX %6"/>
      <w:lvlJc w:val="left"/>
      <w:pPr>
        <w:ind w:left="1440" w:firstLine="0"/>
      </w:pPr>
      <w:rPr>
        <w:rFonts w:ascii="Arial" w:eastAsia="Arial" w:hAnsi="Arial" w:cs="Arial"/>
        <w:b/>
        <w:i/>
        <w:sz w:val="24"/>
        <w:szCs w:val="24"/>
        <w:u w:val="none"/>
      </w:rPr>
    </w:lvl>
    <w:lvl w:ilvl="6">
      <w:start w:val="1"/>
      <w:numFmt w:val="decimal"/>
      <w:lvlText w:val="%6.%7"/>
      <w:lvlJc w:val="left"/>
      <w:pPr>
        <w:ind w:left="1800" w:firstLine="0"/>
      </w:pPr>
    </w:lvl>
    <w:lvl w:ilvl="7">
      <w:start w:val="1"/>
      <w:numFmt w:val="decimal"/>
      <w:lvlText w:val="%6.%7.%8"/>
      <w:lvlJc w:val="left"/>
      <w:pPr>
        <w:ind w:left="2160" w:firstLine="0"/>
      </w:pPr>
    </w:lvl>
    <w:lvl w:ilvl="8">
      <w:start w:val="1"/>
      <w:numFmt w:val="bullet"/>
      <w:lvlText w:val=""/>
      <w:lvlJc w:val="left"/>
      <w:pPr>
        <w:ind w:left="2520" w:firstLine="0"/>
      </w:pPr>
      <w:rPr>
        <w:rFonts w:ascii="Symbol" w:hAnsi="Symbol" w:hint="default"/>
      </w:rPr>
    </w:lvl>
  </w:abstractNum>
  <w:abstractNum w:abstractNumId="36" w15:restartNumberingAfterBreak="0">
    <w:nsid w:val="70954733"/>
    <w:multiLevelType w:val="hybridMultilevel"/>
    <w:tmpl w:val="57B67A7A"/>
    <w:lvl w:ilvl="0" w:tplc="04090001">
      <w:start w:val="1"/>
      <w:numFmt w:val="bullet"/>
      <w:lvlText w:val=""/>
      <w:lvlJc w:val="left"/>
      <w:pPr>
        <w:ind w:left="1446" w:hanging="360"/>
      </w:pPr>
      <w:rPr>
        <w:rFonts w:ascii="Symbol" w:hAnsi="Symbol" w:hint="default"/>
      </w:rPr>
    </w:lvl>
    <w:lvl w:ilvl="1" w:tplc="04090003">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7" w15:restartNumberingAfterBreak="0">
    <w:nsid w:val="710821C9"/>
    <w:multiLevelType w:val="hybridMultilevel"/>
    <w:tmpl w:val="C9287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1634415"/>
    <w:multiLevelType w:val="multilevel"/>
    <w:tmpl w:val="AB460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24B032D"/>
    <w:multiLevelType w:val="hybridMultilevel"/>
    <w:tmpl w:val="489E2AB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15:restartNumberingAfterBreak="0">
    <w:nsid w:val="789A6F51"/>
    <w:multiLevelType w:val="hybridMultilevel"/>
    <w:tmpl w:val="8B0E0B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A224980"/>
    <w:multiLevelType w:val="multilevel"/>
    <w:tmpl w:val="2A16FE1A"/>
    <w:lvl w:ilvl="0">
      <w:start w:val="1"/>
      <w:numFmt w:val="bullet"/>
      <w:lvlText w:val=""/>
      <w:lvlJc w:val="left"/>
      <w:pPr>
        <w:ind w:left="720" w:firstLine="0"/>
      </w:pPr>
      <w:rPr>
        <w:rFonts w:ascii="Symbol" w:hAnsi="Symbol" w:hint="default"/>
      </w:rPr>
    </w:lvl>
    <w:lvl w:ilvl="1">
      <w:start w:val="1"/>
      <w:numFmt w:val="bullet"/>
      <w:lvlText w:val=""/>
      <w:lvlJc w:val="left"/>
      <w:pPr>
        <w:ind w:left="720" w:firstLine="0"/>
      </w:pPr>
      <w:rPr>
        <w:rFonts w:ascii="Symbol" w:hAnsi="Symbol" w:hint="default"/>
      </w:rPr>
    </w:lvl>
    <w:lvl w:ilvl="2">
      <w:start w:val="1"/>
      <w:numFmt w:val="decimal"/>
      <w:lvlText w:val="%1.%2.%3"/>
      <w:lvlJc w:val="left"/>
      <w:pPr>
        <w:ind w:left="1080" w:firstLine="0"/>
      </w:pPr>
    </w:lvl>
    <w:lvl w:ilvl="3">
      <w:start w:val="1"/>
      <w:numFmt w:val="decimal"/>
      <w:lvlText w:val="%1.%2.%3.%4"/>
      <w:lvlJc w:val="left"/>
      <w:pPr>
        <w:ind w:left="1080" w:firstLine="0"/>
      </w:pPr>
    </w:lvl>
    <w:lvl w:ilvl="4">
      <w:start w:val="1"/>
      <w:numFmt w:val="decimal"/>
      <w:lvlText w:val="%1.%2.%3.%4.%5"/>
      <w:lvlJc w:val="left"/>
      <w:pPr>
        <w:ind w:left="1440" w:firstLine="0"/>
      </w:pPr>
      <w:rPr>
        <w:rFonts w:ascii="Arial" w:eastAsia="Arial" w:hAnsi="Arial" w:cs="Arial"/>
        <w:b/>
        <w:i w:val="0"/>
        <w:sz w:val="24"/>
        <w:szCs w:val="24"/>
        <w:u w:val="none"/>
      </w:rPr>
    </w:lvl>
    <w:lvl w:ilvl="5">
      <w:start w:val="1"/>
      <w:numFmt w:val="upperLetter"/>
      <w:lvlText w:val="APPENDIX %6"/>
      <w:lvlJc w:val="left"/>
      <w:pPr>
        <w:ind w:left="1440" w:firstLine="0"/>
      </w:pPr>
      <w:rPr>
        <w:rFonts w:ascii="Arial" w:eastAsia="Arial" w:hAnsi="Arial" w:cs="Arial"/>
        <w:b/>
        <w:i/>
        <w:sz w:val="24"/>
        <w:szCs w:val="24"/>
        <w:u w:val="none"/>
      </w:rPr>
    </w:lvl>
    <w:lvl w:ilvl="6">
      <w:start w:val="1"/>
      <w:numFmt w:val="decimal"/>
      <w:lvlText w:val="%6.%7"/>
      <w:lvlJc w:val="left"/>
      <w:pPr>
        <w:ind w:left="1800" w:firstLine="0"/>
      </w:pPr>
    </w:lvl>
    <w:lvl w:ilvl="7">
      <w:start w:val="1"/>
      <w:numFmt w:val="decimal"/>
      <w:lvlText w:val="%6.%7.%8"/>
      <w:lvlJc w:val="left"/>
      <w:pPr>
        <w:ind w:left="2160" w:firstLine="0"/>
      </w:pPr>
    </w:lvl>
    <w:lvl w:ilvl="8">
      <w:start w:val="1"/>
      <w:numFmt w:val="decimal"/>
      <w:lvlText w:val="%6.%7.%8.%9"/>
      <w:lvlJc w:val="left"/>
      <w:pPr>
        <w:ind w:left="2520" w:firstLine="0"/>
      </w:pPr>
    </w:lvl>
  </w:abstractNum>
  <w:abstractNum w:abstractNumId="42" w15:restartNumberingAfterBreak="0">
    <w:nsid w:val="7CF215DF"/>
    <w:multiLevelType w:val="multilevel"/>
    <w:tmpl w:val="C358BE5C"/>
    <w:lvl w:ilvl="0">
      <w:start w:val="1"/>
      <w:numFmt w:val="decimal"/>
      <w:lvlText w:val="%1."/>
      <w:lvlJc w:val="left"/>
      <w:pPr>
        <w:ind w:left="720" w:firstLine="0"/>
      </w:pPr>
    </w:lvl>
    <w:lvl w:ilvl="1">
      <w:start w:val="1"/>
      <w:numFmt w:val="decimal"/>
      <w:lvlText w:val="%1.%2"/>
      <w:lvlJc w:val="left"/>
      <w:pPr>
        <w:ind w:left="720" w:firstLine="0"/>
      </w:pPr>
      <w:rPr>
        <w:rFonts w:ascii="Arial" w:eastAsia="Arial" w:hAnsi="Arial" w:cs="Arial"/>
      </w:rPr>
    </w:lvl>
    <w:lvl w:ilvl="2">
      <w:start w:val="1"/>
      <w:numFmt w:val="decimal"/>
      <w:lvlText w:val="%1.%2.%3"/>
      <w:lvlJc w:val="left"/>
      <w:pPr>
        <w:ind w:left="1080" w:firstLine="0"/>
      </w:pPr>
    </w:lvl>
    <w:lvl w:ilvl="3">
      <w:start w:val="1"/>
      <w:numFmt w:val="decimal"/>
      <w:lvlText w:val="%1.%2.%3.%4"/>
      <w:lvlJc w:val="left"/>
      <w:pPr>
        <w:ind w:left="1080" w:firstLine="0"/>
      </w:pPr>
    </w:lvl>
    <w:lvl w:ilvl="4">
      <w:start w:val="1"/>
      <w:numFmt w:val="decimal"/>
      <w:lvlText w:val="%1.%2.%3.%4.%5"/>
      <w:lvlJc w:val="left"/>
      <w:pPr>
        <w:ind w:left="1440" w:firstLine="0"/>
      </w:pPr>
      <w:rPr>
        <w:rFonts w:ascii="Arial" w:eastAsia="Arial" w:hAnsi="Arial" w:cs="Arial"/>
        <w:b/>
        <w:i w:val="0"/>
        <w:sz w:val="24"/>
        <w:szCs w:val="24"/>
        <w:u w:val="none"/>
      </w:rPr>
    </w:lvl>
    <w:lvl w:ilvl="5">
      <w:start w:val="1"/>
      <w:numFmt w:val="upperLetter"/>
      <w:lvlText w:val="APPENDIX %6"/>
      <w:lvlJc w:val="left"/>
      <w:pPr>
        <w:ind w:left="1440" w:firstLine="0"/>
      </w:pPr>
      <w:rPr>
        <w:rFonts w:ascii="Arial" w:eastAsia="Arial" w:hAnsi="Arial" w:cs="Arial"/>
        <w:b/>
        <w:i/>
        <w:sz w:val="24"/>
        <w:szCs w:val="24"/>
        <w:u w:val="none"/>
      </w:rPr>
    </w:lvl>
    <w:lvl w:ilvl="6">
      <w:start w:val="1"/>
      <w:numFmt w:val="decimal"/>
      <w:lvlText w:val="%6.%7"/>
      <w:lvlJc w:val="left"/>
      <w:pPr>
        <w:ind w:left="1800" w:firstLine="0"/>
      </w:pPr>
    </w:lvl>
    <w:lvl w:ilvl="7">
      <w:start w:val="1"/>
      <w:numFmt w:val="decimal"/>
      <w:lvlText w:val="%6.%7.%8"/>
      <w:lvlJc w:val="left"/>
      <w:pPr>
        <w:ind w:left="2160" w:firstLine="0"/>
      </w:pPr>
    </w:lvl>
    <w:lvl w:ilvl="8">
      <w:start w:val="1"/>
      <w:numFmt w:val="decimal"/>
      <w:lvlText w:val="%6.%7.%8.%9"/>
      <w:lvlJc w:val="left"/>
      <w:pPr>
        <w:ind w:left="2520" w:firstLine="0"/>
      </w:pPr>
    </w:lvl>
  </w:abstractNum>
  <w:abstractNum w:abstractNumId="43" w15:restartNumberingAfterBreak="0">
    <w:nsid w:val="7DC41E01"/>
    <w:multiLevelType w:val="multilevel"/>
    <w:tmpl w:val="C358BE5C"/>
    <w:lvl w:ilvl="0">
      <w:start w:val="1"/>
      <w:numFmt w:val="decimal"/>
      <w:lvlText w:val="%1."/>
      <w:lvlJc w:val="left"/>
      <w:pPr>
        <w:ind w:left="720" w:firstLine="0"/>
      </w:pPr>
    </w:lvl>
    <w:lvl w:ilvl="1">
      <w:start w:val="1"/>
      <w:numFmt w:val="decimal"/>
      <w:lvlText w:val="%1.%2"/>
      <w:lvlJc w:val="left"/>
      <w:pPr>
        <w:ind w:left="720" w:firstLine="0"/>
      </w:pPr>
      <w:rPr>
        <w:rFonts w:ascii="Arial" w:eastAsia="Arial" w:hAnsi="Arial" w:cs="Arial"/>
      </w:rPr>
    </w:lvl>
    <w:lvl w:ilvl="2">
      <w:start w:val="1"/>
      <w:numFmt w:val="decimal"/>
      <w:lvlText w:val="%1.%2.%3"/>
      <w:lvlJc w:val="left"/>
      <w:pPr>
        <w:ind w:left="1080" w:firstLine="0"/>
      </w:pPr>
    </w:lvl>
    <w:lvl w:ilvl="3">
      <w:start w:val="1"/>
      <w:numFmt w:val="decimal"/>
      <w:lvlText w:val="%1.%2.%3.%4"/>
      <w:lvlJc w:val="left"/>
      <w:pPr>
        <w:ind w:left="1080" w:firstLine="0"/>
      </w:pPr>
    </w:lvl>
    <w:lvl w:ilvl="4">
      <w:start w:val="1"/>
      <w:numFmt w:val="decimal"/>
      <w:lvlText w:val="%1.%2.%3.%4.%5"/>
      <w:lvlJc w:val="left"/>
      <w:pPr>
        <w:ind w:left="1440" w:firstLine="0"/>
      </w:pPr>
      <w:rPr>
        <w:rFonts w:ascii="Arial" w:eastAsia="Arial" w:hAnsi="Arial" w:cs="Arial"/>
        <w:b/>
        <w:i w:val="0"/>
        <w:sz w:val="24"/>
        <w:szCs w:val="24"/>
        <w:u w:val="none"/>
      </w:rPr>
    </w:lvl>
    <w:lvl w:ilvl="5">
      <w:start w:val="1"/>
      <w:numFmt w:val="upperLetter"/>
      <w:lvlText w:val="APPENDIX %6"/>
      <w:lvlJc w:val="left"/>
      <w:pPr>
        <w:ind w:left="1440" w:firstLine="0"/>
      </w:pPr>
      <w:rPr>
        <w:rFonts w:ascii="Arial" w:eastAsia="Arial" w:hAnsi="Arial" w:cs="Arial"/>
        <w:b/>
        <w:i/>
        <w:sz w:val="24"/>
        <w:szCs w:val="24"/>
        <w:u w:val="none"/>
      </w:rPr>
    </w:lvl>
    <w:lvl w:ilvl="6">
      <w:start w:val="1"/>
      <w:numFmt w:val="decimal"/>
      <w:lvlText w:val="%6.%7"/>
      <w:lvlJc w:val="left"/>
      <w:pPr>
        <w:ind w:left="1800" w:firstLine="0"/>
      </w:pPr>
    </w:lvl>
    <w:lvl w:ilvl="7">
      <w:start w:val="1"/>
      <w:numFmt w:val="decimal"/>
      <w:lvlText w:val="%6.%7.%8"/>
      <w:lvlJc w:val="left"/>
      <w:pPr>
        <w:ind w:left="2160" w:firstLine="0"/>
      </w:pPr>
    </w:lvl>
    <w:lvl w:ilvl="8">
      <w:start w:val="1"/>
      <w:numFmt w:val="decimal"/>
      <w:lvlText w:val="%6.%7.%8.%9"/>
      <w:lvlJc w:val="left"/>
      <w:pPr>
        <w:ind w:left="2520" w:firstLine="0"/>
      </w:pPr>
    </w:lvl>
  </w:abstractNum>
  <w:abstractNum w:abstractNumId="44" w15:restartNumberingAfterBreak="0">
    <w:nsid w:val="7EEC07BA"/>
    <w:multiLevelType w:val="hybridMultilevel"/>
    <w:tmpl w:val="2F7877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F20541B"/>
    <w:multiLevelType w:val="multilevel"/>
    <w:tmpl w:val="B5AE8442"/>
    <w:lvl w:ilvl="0">
      <w:start w:val="1"/>
      <w:numFmt w:val="decimal"/>
      <w:lvlText w:val="%1."/>
      <w:lvlJc w:val="left"/>
      <w:pPr>
        <w:ind w:left="720" w:firstLine="0"/>
      </w:pPr>
    </w:lvl>
    <w:lvl w:ilvl="1">
      <w:start w:val="1"/>
      <w:numFmt w:val="decimal"/>
      <w:lvlText w:val="%2."/>
      <w:lvlJc w:val="left"/>
      <w:pPr>
        <w:ind w:left="1080" w:hanging="360"/>
      </w:pPr>
    </w:lvl>
    <w:lvl w:ilvl="2">
      <w:start w:val="1"/>
      <w:numFmt w:val="decimal"/>
      <w:lvlText w:val="%1.%2.%3"/>
      <w:lvlJc w:val="left"/>
      <w:pPr>
        <w:ind w:left="1080" w:firstLine="0"/>
      </w:pPr>
    </w:lvl>
    <w:lvl w:ilvl="3">
      <w:start w:val="1"/>
      <w:numFmt w:val="decimal"/>
      <w:lvlText w:val="%1.%2.%3.%4"/>
      <w:lvlJc w:val="left"/>
      <w:pPr>
        <w:ind w:left="1080" w:firstLine="0"/>
      </w:pPr>
    </w:lvl>
    <w:lvl w:ilvl="4">
      <w:start w:val="1"/>
      <w:numFmt w:val="decimal"/>
      <w:lvlText w:val="%1.%2.%3.%4.%5"/>
      <w:lvlJc w:val="left"/>
      <w:pPr>
        <w:ind w:left="1440" w:firstLine="0"/>
      </w:pPr>
      <w:rPr>
        <w:rFonts w:ascii="Arial" w:eastAsia="Arial" w:hAnsi="Arial" w:cs="Arial"/>
        <w:b/>
        <w:i w:val="0"/>
        <w:sz w:val="24"/>
        <w:szCs w:val="24"/>
        <w:u w:val="none"/>
      </w:rPr>
    </w:lvl>
    <w:lvl w:ilvl="5">
      <w:start w:val="1"/>
      <w:numFmt w:val="upperLetter"/>
      <w:lvlText w:val="APPENDIX %6"/>
      <w:lvlJc w:val="left"/>
      <w:pPr>
        <w:ind w:left="1440" w:firstLine="0"/>
      </w:pPr>
      <w:rPr>
        <w:rFonts w:ascii="Arial" w:eastAsia="Arial" w:hAnsi="Arial" w:cs="Arial"/>
        <w:b/>
        <w:i/>
        <w:sz w:val="24"/>
        <w:szCs w:val="24"/>
        <w:u w:val="none"/>
      </w:rPr>
    </w:lvl>
    <w:lvl w:ilvl="6">
      <w:start w:val="1"/>
      <w:numFmt w:val="decimal"/>
      <w:lvlText w:val="%6.%7"/>
      <w:lvlJc w:val="left"/>
      <w:pPr>
        <w:ind w:left="1800" w:firstLine="0"/>
      </w:pPr>
    </w:lvl>
    <w:lvl w:ilvl="7">
      <w:start w:val="1"/>
      <w:numFmt w:val="decimal"/>
      <w:lvlText w:val="%6.%7.%8"/>
      <w:lvlJc w:val="left"/>
      <w:pPr>
        <w:ind w:left="2160" w:firstLine="0"/>
      </w:pPr>
    </w:lvl>
    <w:lvl w:ilvl="8">
      <w:start w:val="1"/>
      <w:numFmt w:val="decimal"/>
      <w:lvlText w:val="%6.%7.%8.%9"/>
      <w:lvlJc w:val="left"/>
      <w:pPr>
        <w:ind w:left="2520" w:firstLine="0"/>
      </w:pPr>
    </w:lvl>
  </w:abstractNum>
  <w:num w:numId="1">
    <w:abstractNumId w:val="20"/>
  </w:num>
  <w:num w:numId="2">
    <w:abstractNumId w:val="4"/>
  </w:num>
  <w:num w:numId="3">
    <w:abstractNumId w:val="27"/>
  </w:num>
  <w:num w:numId="4">
    <w:abstractNumId w:val="26"/>
  </w:num>
  <w:num w:numId="5">
    <w:abstractNumId w:val="30"/>
  </w:num>
  <w:num w:numId="6">
    <w:abstractNumId w:val="31"/>
  </w:num>
  <w:num w:numId="7">
    <w:abstractNumId w:val="7"/>
  </w:num>
  <w:num w:numId="8">
    <w:abstractNumId w:val="15"/>
  </w:num>
  <w:num w:numId="9">
    <w:abstractNumId w:val="45"/>
  </w:num>
  <w:num w:numId="10">
    <w:abstractNumId w:val="25"/>
  </w:num>
  <w:num w:numId="11">
    <w:abstractNumId w:val="21"/>
  </w:num>
  <w:num w:numId="12">
    <w:abstractNumId w:val="9"/>
  </w:num>
  <w:num w:numId="13">
    <w:abstractNumId w:val="10"/>
  </w:num>
  <w:num w:numId="14">
    <w:abstractNumId w:val="1"/>
  </w:num>
  <w:num w:numId="15">
    <w:abstractNumId w:val="6"/>
  </w:num>
  <w:num w:numId="16">
    <w:abstractNumId w:val="24"/>
  </w:num>
  <w:num w:numId="17">
    <w:abstractNumId w:val="0"/>
  </w:num>
  <w:num w:numId="18">
    <w:abstractNumId w:val="17"/>
  </w:num>
  <w:num w:numId="19">
    <w:abstractNumId w:val="11"/>
  </w:num>
  <w:num w:numId="20">
    <w:abstractNumId w:val="29"/>
  </w:num>
  <w:num w:numId="21">
    <w:abstractNumId w:val="38"/>
  </w:num>
  <w:num w:numId="22">
    <w:abstractNumId w:val="10"/>
  </w:num>
  <w:num w:numId="23">
    <w:abstractNumId w:val="34"/>
  </w:num>
  <w:num w:numId="24">
    <w:abstractNumId w:val="10"/>
  </w:num>
  <w:num w:numId="25">
    <w:abstractNumId w:val="39"/>
  </w:num>
  <w:num w:numId="26">
    <w:abstractNumId w:val="33"/>
  </w:num>
  <w:num w:numId="27">
    <w:abstractNumId w:val="44"/>
  </w:num>
  <w:num w:numId="28">
    <w:abstractNumId w:val="13"/>
  </w:num>
  <w:num w:numId="29">
    <w:abstractNumId w:val="3"/>
  </w:num>
  <w:num w:numId="30">
    <w:abstractNumId w:val="43"/>
  </w:num>
  <w:num w:numId="31">
    <w:abstractNumId w:val="28"/>
  </w:num>
  <w:num w:numId="32">
    <w:abstractNumId w:val="19"/>
  </w:num>
  <w:num w:numId="33">
    <w:abstractNumId w:val="2"/>
  </w:num>
  <w:num w:numId="34">
    <w:abstractNumId w:val="41"/>
  </w:num>
  <w:num w:numId="35">
    <w:abstractNumId w:val="16"/>
  </w:num>
  <w:num w:numId="36">
    <w:abstractNumId w:val="8"/>
  </w:num>
  <w:num w:numId="37">
    <w:abstractNumId w:val="18"/>
  </w:num>
  <w:num w:numId="38">
    <w:abstractNumId w:val="5"/>
  </w:num>
  <w:num w:numId="39">
    <w:abstractNumId w:val="12"/>
  </w:num>
  <w:num w:numId="40">
    <w:abstractNumId w:val="35"/>
  </w:num>
  <w:num w:numId="41">
    <w:abstractNumId w:val="22"/>
  </w:num>
  <w:num w:numId="42">
    <w:abstractNumId w:val="14"/>
  </w:num>
  <w:num w:numId="43">
    <w:abstractNumId w:val="23"/>
  </w:num>
  <w:num w:numId="44">
    <w:abstractNumId w:val="42"/>
  </w:num>
  <w:num w:numId="45">
    <w:abstractNumId w:val="36"/>
  </w:num>
  <w:num w:numId="46">
    <w:abstractNumId w:val="32"/>
  </w:num>
  <w:num w:numId="47">
    <w:abstractNumId w:val="10"/>
    <w:lvlOverride w:ilvl="0">
      <w:startOverride w:val="3"/>
    </w:lvlOverride>
    <w:lvlOverride w:ilvl="1">
      <w:startOverride w:val="2"/>
    </w:lvlOverride>
  </w:num>
  <w:num w:numId="48">
    <w:abstractNumId w:val="37"/>
  </w:num>
  <w:num w:numId="49">
    <w:abstractNumId w:val="40"/>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ason Jafarian">
    <w15:presenceInfo w15:providerId="Windows Live" w15:userId="a38d658e8b8e10f3"/>
  </w15:person>
  <w15:person w15:author="Barber, Gary [USA]">
    <w15:presenceInfo w15:providerId="AD" w15:userId="S-1-5-21-1314303383-2379350573-4036118543-308738"/>
  </w15:person>
  <w15:person w15:author="Barber, Gary [USA] [2]">
    <w15:presenceInfo w15:providerId="None" w15:userId="Barber, Gary [US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4A09"/>
    <w:rsid w:val="000040AA"/>
    <w:rsid w:val="00006189"/>
    <w:rsid w:val="0003222A"/>
    <w:rsid w:val="00086DA2"/>
    <w:rsid w:val="00095D11"/>
    <w:rsid w:val="000A0CA7"/>
    <w:rsid w:val="000A2750"/>
    <w:rsid w:val="000C48A2"/>
    <w:rsid w:val="000C542F"/>
    <w:rsid w:val="001077F6"/>
    <w:rsid w:val="001222C9"/>
    <w:rsid w:val="0013127F"/>
    <w:rsid w:val="0014177B"/>
    <w:rsid w:val="001D78EF"/>
    <w:rsid w:val="00200228"/>
    <w:rsid w:val="00204ADB"/>
    <w:rsid w:val="00257939"/>
    <w:rsid w:val="0028250A"/>
    <w:rsid w:val="00297A78"/>
    <w:rsid w:val="002B0AC4"/>
    <w:rsid w:val="002C2134"/>
    <w:rsid w:val="002C2FBB"/>
    <w:rsid w:val="002C6D97"/>
    <w:rsid w:val="002D2299"/>
    <w:rsid w:val="003556C2"/>
    <w:rsid w:val="00370466"/>
    <w:rsid w:val="00371A2A"/>
    <w:rsid w:val="00374DC0"/>
    <w:rsid w:val="00386C39"/>
    <w:rsid w:val="003B06FD"/>
    <w:rsid w:val="003C290F"/>
    <w:rsid w:val="003C3E05"/>
    <w:rsid w:val="003E39A7"/>
    <w:rsid w:val="003F191D"/>
    <w:rsid w:val="003F5DD2"/>
    <w:rsid w:val="00405CCC"/>
    <w:rsid w:val="00407C54"/>
    <w:rsid w:val="00423687"/>
    <w:rsid w:val="0043243F"/>
    <w:rsid w:val="004561EF"/>
    <w:rsid w:val="004B3BE0"/>
    <w:rsid w:val="004D7F7C"/>
    <w:rsid w:val="004E1D7C"/>
    <w:rsid w:val="004E5113"/>
    <w:rsid w:val="004F4A09"/>
    <w:rsid w:val="005079B1"/>
    <w:rsid w:val="00547E94"/>
    <w:rsid w:val="00550655"/>
    <w:rsid w:val="005531FB"/>
    <w:rsid w:val="0055770B"/>
    <w:rsid w:val="00575C61"/>
    <w:rsid w:val="005800B7"/>
    <w:rsid w:val="0058139A"/>
    <w:rsid w:val="005862B7"/>
    <w:rsid w:val="005864F3"/>
    <w:rsid w:val="0059355F"/>
    <w:rsid w:val="005A6C24"/>
    <w:rsid w:val="005B4461"/>
    <w:rsid w:val="005D5768"/>
    <w:rsid w:val="005E0F80"/>
    <w:rsid w:val="005F785F"/>
    <w:rsid w:val="00600496"/>
    <w:rsid w:val="00610D75"/>
    <w:rsid w:val="00622893"/>
    <w:rsid w:val="00644675"/>
    <w:rsid w:val="00675B8E"/>
    <w:rsid w:val="00690EA3"/>
    <w:rsid w:val="006C1211"/>
    <w:rsid w:val="00732991"/>
    <w:rsid w:val="00742318"/>
    <w:rsid w:val="00752274"/>
    <w:rsid w:val="0077189D"/>
    <w:rsid w:val="007808B8"/>
    <w:rsid w:val="00781188"/>
    <w:rsid w:val="007C37D5"/>
    <w:rsid w:val="007E0798"/>
    <w:rsid w:val="007F5D7C"/>
    <w:rsid w:val="00806F2E"/>
    <w:rsid w:val="00893235"/>
    <w:rsid w:val="008B2C70"/>
    <w:rsid w:val="009B307C"/>
    <w:rsid w:val="009F7494"/>
    <w:rsid w:val="00A1417E"/>
    <w:rsid w:val="00A16466"/>
    <w:rsid w:val="00A35797"/>
    <w:rsid w:val="00A37751"/>
    <w:rsid w:val="00A81F0F"/>
    <w:rsid w:val="00AC780D"/>
    <w:rsid w:val="00AE085E"/>
    <w:rsid w:val="00AF4F68"/>
    <w:rsid w:val="00B26105"/>
    <w:rsid w:val="00B551A9"/>
    <w:rsid w:val="00B55502"/>
    <w:rsid w:val="00B85D13"/>
    <w:rsid w:val="00B926B9"/>
    <w:rsid w:val="00B97AC0"/>
    <w:rsid w:val="00BC0D20"/>
    <w:rsid w:val="00BD3E27"/>
    <w:rsid w:val="00BD7DFB"/>
    <w:rsid w:val="00C06A7D"/>
    <w:rsid w:val="00C0712B"/>
    <w:rsid w:val="00C11D2A"/>
    <w:rsid w:val="00C305A9"/>
    <w:rsid w:val="00C33EF0"/>
    <w:rsid w:val="00C35BFB"/>
    <w:rsid w:val="00C90C9F"/>
    <w:rsid w:val="00C91603"/>
    <w:rsid w:val="00C9715C"/>
    <w:rsid w:val="00CA1C9E"/>
    <w:rsid w:val="00CC07BB"/>
    <w:rsid w:val="00D2215A"/>
    <w:rsid w:val="00D623BC"/>
    <w:rsid w:val="00D8073F"/>
    <w:rsid w:val="00D83B36"/>
    <w:rsid w:val="00DB030B"/>
    <w:rsid w:val="00DD6A22"/>
    <w:rsid w:val="00DE0FA5"/>
    <w:rsid w:val="00E32149"/>
    <w:rsid w:val="00E44010"/>
    <w:rsid w:val="00E83D98"/>
    <w:rsid w:val="00E913AF"/>
    <w:rsid w:val="00EB0326"/>
    <w:rsid w:val="00EB2F43"/>
    <w:rsid w:val="00EB643B"/>
    <w:rsid w:val="00EF2644"/>
    <w:rsid w:val="00F0607A"/>
    <w:rsid w:val="00F40FAB"/>
    <w:rsid w:val="00F52B3F"/>
    <w:rsid w:val="00F700D7"/>
    <w:rsid w:val="00FA41D0"/>
    <w:rsid w:val="00FB2670"/>
    <w:rsid w:val="00FC27E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82F1C0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color w:val="000000"/>
        <w:sz w:val="24"/>
        <w:szCs w:val="24"/>
        <w:lang w:val="en-US" w:eastAsia="en-US" w:bidi="ar-SA"/>
      </w:rPr>
    </w:rPrDefault>
    <w:pPrDefault>
      <w:pPr>
        <w:spacing w:after="200"/>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6189"/>
    <w:pPr>
      <w:spacing w:after="0"/>
      <w:jc w:val="left"/>
    </w:pPr>
    <w:rPr>
      <w:color w:val="auto"/>
    </w:rPr>
  </w:style>
  <w:style w:type="paragraph" w:styleId="Heading1">
    <w:name w:val="heading 1"/>
    <w:basedOn w:val="Normal1"/>
    <w:next w:val="Normal1"/>
    <w:pPr>
      <w:keepNext/>
      <w:keepLines/>
      <w:numPr>
        <w:numId w:val="13"/>
      </w:numPr>
      <w:spacing w:after="240"/>
      <w:outlineLvl w:val="0"/>
    </w:pPr>
    <w:rPr>
      <w:b/>
      <w:smallCaps/>
      <w:sz w:val="28"/>
      <w:szCs w:val="28"/>
    </w:rPr>
  </w:style>
  <w:style w:type="paragraph" w:styleId="Heading2">
    <w:name w:val="heading 2"/>
    <w:basedOn w:val="Normal1"/>
    <w:next w:val="Normal1"/>
    <w:pPr>
      <w:keepNext/>
      <w:keepLines/>
      <w:numPr>
        <w:ilvl w:val="1"/>
        <w:numId w:val="13"/>
      </w:numPr>
      <w:spacing w:before="80"/>
      <w:outlineLvl w:val="1"/>
    </w:pPr>
    <w:rPr>
      <w:b/>
      <w:smallCaps/>
    </w:rPr>
  </w:style>
  <w:style w:type="paragraph" w:styleId="Heading3">
    <w:name w:val="heading 3"/>
    <w:basedOn w:val="Normal1"/>
    <w:next w:val="Normal1"/>
    <w:pPr>
      <w:keepNext/>
      <w:keepLines/>
      <w:numPr>
        <w:ilvl w:val="2"/>
        <w:numId w:val="13"/>
      </w:numPr>
      <w:outlineLvl w:val="2"/>
    </w:pPr>
    <w:rPr>
      <w:b/>
    </w:rPr>
  </w:style>
  <w:style w:type="paragraph" w:styleId="Heading4">
    <w:name w:val="heading 4"/>
    <w:basedOn w:val="Normal1"/>
    <w:next w:val="Normal1"/>
    <w:link w:val="Heading4Char"/>
    <w:uiPriority w:val="9"/>
    <w:qFormat/>
    <w:pPr>
      <w:keepNext/>
      <w:keepLines/>
      <w:numPr>
        <w:ilvl w:val="3"/>
        <w:numId w:val="13"/>
      </w:numPr>
      <w:spacing w:before="100"/>
      <w:outlineLvl w:val="3"/>
    </w:pPr>
    <w:rPr>
      <w:b/>
      <w:i/>
    </w:rPr>
  </w:style>
  <w:style w:type="paragraph" w:styleId="Heading5">
    <w:name w:val="heading 5"/>
    <w:basedOn w:val="Normal1"/>
    <w:next w:val="Normal1"/>
    <w:link w:val="Heading5Char"/>
    <w:uiPriority w:val="9"/>
    <w:qFormat/>
    <w:pPr>
      <w:keepNext/>
      <w:keepLines/>
      <w:numPr>
        <w:ilvl w:val="4"/>
        <w:numId w:val="13"/>
      </w:numPr>
      <w:spacing w:before="240" w:after="60"/>
      <w:outlineLvl w:val="4"/>
    </w:pPr>
    <w:rPr>
      <w:b/>
      <w:i/>
      <w:sz w:val="26"/>
      <w:szCs w:val="26"/>
    </w:rPr>
  </w:style>
  <w:style w:type="paragraph" w:styleId="Heading6">
    <w:name w:val="heading 6"/>
    <w:basedOn w:val="Normal1"/>
    <w:next w:val="Normal1"/>
    <w:pPr>
      <w:keepNext/>
      <w:keepLines/>
      <w:numPr>
        <w:ilvl w:val="5"/>
        <w:numId w:val="13"/>
      </w:numPr>
      <w:spacing w:after="240"/>
      <w:outlineLvl w:val="5"/>
    </w:pPr>
    <w:rPr>
      <w:b/>
      <w:smallCaps/>
      <w:sz w:val="28"/>
      <w:szCs w:val="28"/>
    </w:rPr>
  </w:style>
  <w:style w:type="paragraph" w:styleId="Heading7">
    <w:name w:val="heading 7"/>
    <w:basedOn w:val="Normal"/>
    <w:next w:val="Normal"/>
    <w:link w:val="Heading7Char"/>
    <w:uiPriority w:val="9"/>
    <w:unhideWhenUsed/>
    <w:qFormat/>
    <w:rsid w:val="004B3BE0"/>
    <w:pPr>
      <w:keepNext/>
      <w:keepLines/>
      <w:numPr>
        <w:ilvl w:val="6"/>
        <w:numId w:val="13"/>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unhideWhenUsed/>
    <w:qFormat/>
    <w:rsid w:val="004B3BE0"/>
    <w:pPr>
      <w:keepNext/>
      <w:keepLines/>
      <w:numPr>
        <w:ilvl w:val="7"/>
        <w:numId w:val="1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4B3BE0"/>
    <w:pPr>
      <w:keepNext/>
      <w:keepLines/>
      <w:numPr>
        <w:ilvl w:val="8"/>
        <w:numId w:val="1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before="480" w:after="120"/>
      <w:contextualSpacing/>
    </w:pPr>
    <w:rPr>
      <w:b/>
      <w:sz w:val="72"/>
      <w:szCs w:val="72"/>
    </w:rPr>
  </w:style>
  <w:style w:type="paragraph" w:styleId="Subtitle">
    <w:name w:val="Subtitle"/>
    <w:basedOn w:val="Normal1"/>
    <w:next w:val="Normal1"/>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B97AC0"/>
    <w:rPr>
      <w:rFonts w:ascii="Lucida Grande" w:hAnsi="Lucida Grande"/>
      <w:sz w:val="18"/>
      <w:szCs w:val="18"/>
    </w:rPr>
  </w:style>
  <w:style w:type="character" w:customStyle="1" w:styleId="BalloonTextChar">
    <w:name w:val="Balloon Text Char"/>
    <w:basedOn w:val="DefaultParagraphFont"/>
    <w:link w:val="BalloonText"/>
    <w:uiPriority w:val="99"/>
    <w:semiHidden/>
    <w:rsid w:val="00B97AC0"/>
    <w:rPr>
      <w:rFonts w:ascii="Lucida Grande" w:hAnsi="Lucida Grande"/>
      <w:sz w:val="18"/>
      <w:szCs w:val="18"/>
    </w:rPr>
  </w:style>
  <w:style w:type="paragraph" w:styleId="Header">
    <w:name w:val="header"/>
    <w:basedOn w:val="Normal"/>
    <w:link w:val="HeaderChar"/>
    <w:uiPriority w:val="99"/>
    <w:unhideWhenUsed/>
    <w:rsid w:val="00B97AC0"/>
    <w:pPr>
      <w:tabs>
        <w:tab w:val="center" w:pos="4320"/>
        <w:tab w:val="right" w:pos="8640"/>
      </w:tabs>
    </w:pPr>
  </w:style>
  <w:style w:type="character" w:customStyle="1" w:styleId="HeaderChar">
    <w:name w:val="Header Char"/>
    <w:basedOn w:val="DefaultParagraphFont"/>
    <w:link w:val="Header"/>
    <w:uiPriority w:val="99"/>
    <w:rsid w:val="00B97AC0"/>
  </w:style>
  <w:style w:type="paragraph" w:styleId="Footer">
    <w:name w:val="footer"/>
    <w:basedOn w:val="Normal"/>
    <w:link w:val="FooterChar"/>
    <w:uiPriority w:val="99"/>
    <w:unhideWhenUsed/>
    <w:rsid w:val="00B97AC0"/>
    <w:pPr>
      <w:tabs>
        <w:tab w:val="center" w:pos="4320"/>
        <w:tab w:val="right" w:pos="8640"/>
      </w:tabs>
    </w:pPr>
  </w:style>
  <w:style w:type="character" w:customStyle="1" w:styleId="FooterChar">
    <w:name w:val="Footer Char"/>
    <w:basedOn w:val="DefaultParagraphFont"/>
    <w:link w:val="Footer"/>
    <w:uiPriority w:val="99"/>
    <w:rsid w:val="00B97AC0"/>
  </w:style>
  <w:style w:type="paragraph" w:styleId="TOC1">
    <w:name w:val="toc 1"/>
    <w:basedOn w:val="Normal"/>
    <w:next w:val="Normal"/>
    <w:autoRedefine/>
    <w:uiPriority w:val="39"/>
    <w:unhideWhenUsed/>
    <w:rsid w:val="004561EF"/>
    <w:pPr>
      <w:spacing w:before="120"/>
    </w:pPr>
    <w:rPr>
      <w:rFonts w:asciiTheme="minorHAnsi" w:hAnsiTheme="minorHAnsi"/>
      <w:b/>
    </w:rPr>
  </w:style>
  <w:style w:type="paragraph" w:styleId="TOC2">
    <w:name w:val="toc 2"/>
    <w:basedOn w:val="Normal"/>
    <w:next w:val="Normal"/>
    <w:autoRedefine/>
    <w:uiPriority w:val="39"/>
    <w:unhideWhenUsed/>
    <w:rsid w:val="004561EF"/>
    <w:pPr>
      <w:ind w:left="240"/>
    </w:pPr>
    <w:rPr>
      <w:rFonts w:asciiTheme="minorHAnsi" w:hAnsiTheme="minorHAnsi"/>
      <w:b/>
      <w:sz w:val="22"/>
      <w:szCs w:val="22"/>
    </w:rPr>
  </w:style>
  <w:style w:type="paragraph" w:styleId="TOC3">
    <w:name w:val="toc 3"/>
    <w:basedOn w:val="Normal"/>
    <w:next w:val="Normal"/>
    <w:autoRedefine/>
    <w:uiPriority w:val="39"/>
    <w:unhideWhenUsed/>
    <w:rsid w:val="004561EF"/>
    <w:pPr>
      <w:ind w:left="480"/>
    </w:pPr>
    <w:rPr>
      <w:rFonts w:asciiTheme="minorHAnsi" w:hAnsiTheme="minorHAnsi"/>
      <w:sz w:val="22"/>
      <w:szCs w:val="22"/>
    </w:rPr>
  </w:style>
  <w:style w:type="paragraph" w:styleId="TOC4">
    <w:name w:val="toc 4"/>
    <w:basedOn w:val="Normal"/>
    <w:next w:val="Normal"/>
    <w:autoRedefine/>
    <w:uiPriority w:val="39"/>
    <w:unhideWhenUsed/>
    <w:rsid w:val="004561EF"/>
    <w:pPr>
      <w:ind w:left="720"/>
    </w:pPr>
    <w:rPr>
      <w:rFonts w:asciiTheme="minorHAnsi" w:hAnsiTheme="minorHAnsi"/>
      <w:sz w:val="20"/>
      <w:szCs w:val="20"/>
    </w:rPr>
  </w:style>
  <w:style w:type="paragraph" w:styleId="TOC5">
    <w:name w:val="toc 5"/>
    <w:basedOn w:val="Normal"/>
    <w:next w:val="Normal"/>
    <w:autoRedefine/>
    <w:uiPriority w:val="39"/>
    <w:unhideWhenUsed/>
    <w:rsid w:val="004561EF"/>
    <w:pPr>
      <w:ind w:left="960"/>
    </w:pPr>
    <w:rPr>
      <w:rFonts w:asciiTheme="minorHAnsi" w:hAnsiTheme="minorHAnsi"/>
      <w:sz w:val="20"/>
      <w:szCs w:val="20"/>
    </w:rPr>
  </w:style>
  <w:style w:type="paragraph" w:styleId="TOC6">
    <w:name w:val="toc 6"/>
    <w:basedOn w:val="Normal"/>
    <w:next w:val="Normal"/>
    <w:autoRedefine/>
    <w:uiPriority w:val="39"/>
    <w:unhideWhenUsed/>
    <w:rsid w:val="004561EF"/>
    <w:pPr>
      <w:ind w:left="1200"/>
    </w:pPr>
    <w:rPr>
      <w:rFonts w:asciiTheme="minorHAnsi" w:hAnsiTheme="minorHAnsi"/>
      <w:sz w:val="20"/>
      <w:szCs w:val="20"/>
    </w:rPr>
  </w:style>
  <w:style w:type="paragraph" w:styleId="TOC7">
    <w:name w:val="toc 7"/>
    <w:basedOn w:val="Normal"/>
    <w:next w:val="Normal"/>
    <w:autoRedefine/>
    <w:uiPriority w:val="39"/>
    <w:unhideWhenUsed/>
    <w:rsid w:val="004561EF"/>
    <w:pPr>
      <w:ind w:left="1440"/>
    </w:pPr>
    <w:rPr>
      <w:rFonts w:asciiTheme="minorHAnsi" w:hAnsiTheme="minorHAnsi"/>
      <w:sz w:val="20"/>
      <w:szCs w:val="20"/>
    </w:rPr>
  </w:style>
  <w:style w:type="paragraph" w:styleId="TOC8">
    <w:name w:val="toc 8"/>
    <w:basedOn w:val="Normal"/>
    <w:next w:val="Normal"/>
    <w:autoRedefine/>
    <w:uiPriority w:val="39"/>
    <w:unhideWhenUsed/>
    <w:rsid w:val="004561EF"/>
    <w:pPr>
      <w:ind w:left="1680"/>
    </w:pPr>
    <w:rPr>
      <w:rFonts w:asciiTheme="minorHAnsi" w:hAnsiTheme="minorHAnsi"/>
      <w:sz w:val="20"/>
      <w:szCs w:val="20"/>
    </w:rPr>
  </w:style>
  <w:style w:type="paragraph" w:styleId="TOC9">
    <w:name w:val="toc 9"/>
    <w:basedOn w:val="Normal"/>
    <w:next w:val="Normal"/>
    <w:autoRedefine/>
    <w:uiPriority w:val="39"/>
    <w:unhideWhenUsed/>
    <w:rsid w:val="004561EF"/>
    <w:pPr>
      <w:ind w:left="1920"/>
    </w:pPr>
    <w:rPr>
      <w:rFonts w:asciiTheme="minorHAnsi" w:hAnsiTheme="minorHAnsi"/>
      <w:sz w:val="20"/>
      <w:szCs w:val="20"/>
    </w:rPr>
  </w:style>
  <w:style w:type="paragraph" w:styleId="TableofFigures">
    <w:name w:val="table of figures"/>
    <w:basedOn w:val="Normal"/>
    <w:next w:val="Normal"/>
    <w:uiPriority w:val="99"/>
    <w:unhideWhenUsed/>
    <w:rsid w:val="004561EF"/>
    <w:pPr>
      <w:ind w:left="480" w:hanging="480"/>
    </w:pPr>
  </w:style>
  <w:style w:type="paragraph" w:styleId="ListParagraph">
    <w:name w:val="List Paragraph"/>
    <w:basedOn w:val="Normal"/>
    <w:uiPriority w:val="34"/>
    <w:qFormat/>
    <w:rsid w:val="0013127F"/>
    <w:pPr>
      <w:ind w:left="720"/>
      <w:contextualSpacing/>
    </w:pPr>
  </w:style>
  <w:style w:type="character" w:styleId="Hyperlink">
    <w:name w:val="Hyperlink"/>
    <w:basedOn w:val="DefaultParagraphFont"/>
    <w:uiPriority w:val="99"/>
    <w:unhideWhenUsed/>
    <w:rsid w:val="00A1417E"/>
    <w:rPr>
      <w:color w:val="0000FF"/>
      <w:u w:val="single"/>
    </w:rPr>
  </w:style>
  <w:style w:type="paragraph" w:styleId="TOCHeading">
    <w:name w:val="TOC Heading"/>
    <w:basedOn w:val="Heading1"/>
    <w:next w:val="Normal"/>
    <w:uiPriority w:val="39"/>
    <w:unhideWhenUsed/>
    <w:qFormat/>
    <w:rsid w:val="00200228"/>
    <w:pPr>
      <w:numPr>
        <w:numId w:val="0"/>
      </w:numPr>
      <w:spacing w:before="480" w:after="0" w:line="276" w:lineRule="auto"/>
      <w:jc w:val="left"/>
      <w:outlineLvl w:val="9"/>
    </w:pPr>
    <w:rPr>
      <w:rFonts w:asciiTheme="majorHAnsi" w:eastAsiaTheme="majorEastAsia" w:hAnsiTheme="majorHAnsi" w:cstheme="majorBidi"/>
      <w:bCs/>
      <w:smallCaps w:val="0"/>
      <w:color w:val="365F91" w:themeColor="accent1" w:themeShade="BF"/>
    </w:rPr>
  </w:style>
  <w:style w:type="paragraph" w:styleId="Caption">
    <w:name w:val="caption"/>
    <w:basedOn w:val="Normal"/>
    <w:next w:val="Normal"/>
    <w:uiPriority w:val="35"/>
    <w:unhideWhenUsed/>
    <w:qFormat/>
    <w:rsid w:val="007C37D5"/>
    <w:rPr>
      <w:i/>
      <w:iCs/>
      <w:color w:val="1F497D" w:themeColor="text2"/>
      <w:sz w:val="18"/>
      <w:szCs w:val="18"/>
    </w:rPr>
  </w:style>
  <w:style w:type="character" w:styleId="FollowedHyperlink">
    <w:name w:val="FollowedHyperlink"/>
    <w:basedOn w:val="DefaultParagraphFont"/>
    <w:uiPriority w:val="99"/>
    <w:semiHidden/>
    <w:unhideWhenUsed/>
    <w:rsid w:val="00FB2670"/>
    <w:rPr>
      <w:color w:val="800080" w:themeColor="followedHyperlink"/>
      <w:u w:val="single"/>
    </w:rPr>
  </w:style>
  <w:style w:type="paragraph" w:styleId="NormalWeb">
    <w:name w:val="Normal (Web)"/>
    <w:basedOn w:val="Normal"/>
    <w:uiPriority w:val="99"/>
    <w:unhideWhenUsed/>
    <w:rsid w:val="00006189"/>
    <w:pPr>
      <w:spacing w:before="100" w:beforeAutospacing="1" w:after="100" w:afterAutospacing="1"/>
    </w:pPr>
  </w:style>
  <w:style w:type="character" w:styleId="CommentReference">
    <w:name w:val="annotation reference"/>
    <w:basedOn w:val="DefaultParagraphFont"/>
    <w:uiPriority w:val="99"/>
    <w:semiHidden/>
    <w:unhideWhenUsed/>
    <w:rsid w:val="00257939"/>
    <w:rPr>
      <w:sz w:val="18"/>
      <w:szCs w:val="18"/>
    </w:rPr>
  </w:style>
  <w:style w:type="paragraph" w:styleId="CommentText">
    <w:name w:val="annotation text"/>
    <w:basedOn w:val="Normal"/>
    <w:link w:val="CommentTextChar"/>
    <w:uiPriority w:val="99"/>
    <w:semiHidden/>
    <w:unhideWhenUsed/>
    <w:rsid w:val="00257939"/>
  </w:style>
  <w:style w:type="character" w:customStyle="1" w:styleId="CommentTextChar">
    <w:name w:val="Comment Text Char"/>
    <w:basedOn w:val="DefaultParagraphFont"/>
    <w:link w:val="CommentText"/>
    <w:uiPriority w:val="99"/>
    <w:semiHidden/>
    <w:rsid w:val="00257939"/>
    <w:rPr>
      <w:color w:val="auto"/>
    </w:rPr>
  </w:style>
  <w:style w:type="paragraph" w:styleId="CommentSubject">
    <w:name w:val="annotation subject"/>
    <w:basedOn w:val="CommentText"/>
    <w:next w:val="CommentText"/>
    <w:link w:val="CommentSubjectChar"/>
    <w:uiPriority w:val="99"/>
    <w:semiHidden/>
    <w:unhideWhenUsed/>
    <w:rsid w:val="00257939"/>
    <w:rPr>
      <w:b/>
      <w:bCs/>
      <w:sz w:val="20"/>
      <w:szCs w:val="20"/>
    </w:rPr>
  </w:style>
  <w:style w:type="character" w:customStyle="1" w:styleId="CommentSubjectChar">
    <w:name w:val="Comment Subject Char"/>
    <w:basedOn w:val="CommentTextChar"/>
    <w:link w:val="CommentSubject"/>
    <w:uiPriority w:val="99"/>
    <w:semiHidden/>
    <w:rsid w:val="00257939"/>
    <w:rPr>
      <w:b/>
      <w:bCs/>
      <w:color w:val="auto"/>
      <w:sz w:val="20"/>
      <w:szCs w:val="20"/>
    </w:rPr>
  </w:style>
  <w:style w:type="paragraph" w:customStyle="1" w:styleId="rally-rte-class-00da6c127">
    <w:name w:val="rally-rte-class-00da6c127"/>
    <w:basedOn w:val="Normal"/>
    <w:rsid w:val="004B3BE0"/>
    <w:pPr>
      <w:spacing w:before="100" w:beforeAutospacing="1" w:after="100" w:afterAutospacing="1"/>
    </w:pPr>
  </w:style>
  <w:style w:type="character" w:styleId="HTMLCode">
    <w:name w:val="HTML Code"/>
    <w:basedOn w:val="DefaultParagraphFont"/>
    <w:uiPriority w:val="99"/>
    <w:semiHidden/>
    <w:unhideWhenUsed/>
    <w:rsid w:val="004B3BE0"/>
    <w:rPr>
      <w:rFonts w:ascii="Courier New" w:eastAsia="Times New Roman" w:hAnsi="Courier New" w:cs="Courier New"/>
      <w:sz w:val="20"/>
      <w:szCs w:val="20"/>
    </w:rPr>
  </w:style>
  <w:style w:type="character" w:styleId="Emphasis">
    <w:name w:val="Emphasis"/>
    <w:basedOn w:val="DefaultParagraphFont"/>
    <w:uiPriority w:val="20"/>
    <w:qFormat/>
    <w:rsid w:val="004B3BE0"/>
    <w:rPr>
      <w:i/>
      <w:iCs/>
    </w:rPr>
  </w:style>
  <w:style w:type="character" w:customStyle="1" w:styleId="Heading7Char">
    <w:name w:val="Heading 7 Char"/>
    <w:basedOn w:val="DefaultParagraphFont"/>
    <w:link w:val="Heading7"/>
    <w:uiPriority w:val="9"/>
    <w:rsid w:val="004B3BE0"/>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rsid w:val="004B3BE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4B3BE0"/>
    <w:rPr>
      <w:rFonts w:asciiTheme="majorHAnsi" w:eastAsiaTheme="majorEastAsia" w:hAnsiTheme="majorHAnsi" w:cstheme="majorBidi"/>
      <w:i/>
      <w:iCs/>
      <w:color w:val="272727" w:themeColor="text1" w:themeTint="D8"/>
      <w:sz w:val="21"/>
      <w:szCs w:val="21"/>
    </w:rPr>
  </w:style>
  <w:style w:type="character" w:customStyle="1" w:styleId="Heading4Char">
    <w:name w:val="Heading 4 Char"/>
    <w:basedOn w:val="DefaultParagraphFont"/>
    <w:link w:val="Heading4"/>
    <w:uiPriority w:val="9"/>
    <w:rsid w:val="007E0798"/>
    <w:rPr>
      <w:b/>
      <w:i/>
    </w:rPr>
  </w:style>
  <w:style w:type="character" w:customStyle="1" w:styleId="Heading5Char">
    <w:name w:val="Heading 5 Char"/>
    <w:basedOn w:val="DefaultParagraphFont"/>
    <w:link w:val="Heading5"/>
    <w:uiPriority w:val="9"/>
    <w:rsid w:val="007E0798"/>
    <w:rPr>
      <w:b/>
      <w:i/>
      <w:sz w:val="26"/>
      <w:szCs w:val="26"/>
    </w:rPr>
  </w:style>
  <w:style w:type="table" w:styleId="TableGrid">
    <w:name w:val="Table Grid"/>
    <w:basedOn w:val="TableNormal"/>
    <w:uiPriority w:val="59"/>
    <w:rsid w:val="00204ADB"/>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916049">
      <w:bodyDiv w:val="1"/>
      <w:marLeft w:val="0"/>
      <w:marRight w:val="0"/>
      <w:marTop w:val="0"/>
      <w:marBottom w:val="0"/>
      <w:divBdr>
        <w:top w:val="none" w:sz="0" w:space="0" w:color="auto"/>
        <w:left w:val="none" w:sz="0" w:space="0" w:color="auto"/>
        <w:bottom w:val="none" w:sz="0" w:space="0" w:color="auto"/>
        <w:right w:val="none" w:sz="0" w:space="0" w:color="auto"/>
      </w:divBdr>
    </w:div>
    <w:div w:id="228617431">
      <w:bodyDiv w:val="1"/>
      <w:marLeft w:val="0"/>
      <w:marRight w:val="0"/>
      <w:marTop w:val="0"/>
      <w:marBottom w:val="0"/>
      <w:divBdr>
        <w:top w:val="none" w:sz="0" w:space="0" w:color="auto"/>
        <w:left w:val="none" w:sz="0" w:space="0" w:color="auto"/>
        <w:bottom w:val="none" w:sz="0" w:space="0" w:color="auto"/>
        <w:right w:val="none" w:sz="0" w:space="0" w:color="auto"/>
      </w:divBdr>
    </w:div>
    <w:div w:id="389618801">
      <w:bodyDiv w:val="1"/>
      <w:marLeft w:val="0"/>
      <w:marRight w:val="0"/>
      <w:marTop w:val="0"/>
      <w:marBottom w:val="0"/>
      <w:divBdr>
        <w:top w:val="none" w:sz="0" w:space="0" w:color="auto"/>
        <w:left w:val="none" w:sz="0" w:space="0" w:color="auto"/>
        <w:bottom w:val="none" w:sz="0" w:space="0" w:color="auto"/>
        <w:right w:val="none" w:sz="0" w:space="0" w:color="auto"/>
      </w:divBdr>
    </w:div>
    <w:div w:id="434978582">
      <w:bodyDiv w:val="1"/>
      <w:marLeft w:val="0"/>
      <w:marRight w:val="0"/>
      <w:marTop w:val="0"/>
      <w:marBottom w:val="0"/>
      <w:divBdr>
        <w:top w:val="none" w:sz="0" w:space="0" w:color="auto"/>
        <w:left w:val="none" w:sz="0" w:space="0" w:color="auto"/>
        <w:bottom w:val="none" w:sz="0" w:space="0" w:color="auto"/>
        <w:right w:val="none" w:sz="0" w:space="0" w:color="auto"/>
      </w:divBdr>
      <w:divsChild>
        <w:div w:id="189729433">
          <w:marLeft w:val="0"/>
          <w:marRight w:val="0"/>
          <w:marTop w:val="0"/>
          <w:marBottom w:val="0"/>
          <w:divBdr>
            <w:top w:val="none" w:sz="0" w:space="0" w:color="auto"/>
            <w:left w:val="none" w:sz="0" w:space="0" w:color="auto"/>
            <w:bottom w:val="none" w:sz="0" w:space="0" w:color="auto"/>
            <w:right w:val="none" w:sz="0" w:space="0" w:color="auto"/>
          </w:divBdr>
        </w:div>
        <w:div w:id="140923033">
          <w:marLeft w:val="0"/>
          <w:marRight w:val="0"/>
          <w:marTop w:val="0"/>
          <w:marBottom w:val="0"/>
          <w:divBdr>
            <w:top w:val="none" w:sz="0" w:space="0" w:color="auto"/>
            <w:left w:val="none" w:sz="0" w:space="0" w:color="auto"/>
            <w:bottom w:val="none" w:sz="0" w:space="0" w:color="auto"/>
            <w:right w:val="none" w:sz="0" w:space="0" w:color="auto"/>
          </w:divBdr>
        </w:div>
      </w:divsChild>
    </w:div>
    <w:div w:id="681592293">
      <w:bodyDiv w:val="1"/>
      <w:marLeft w:val="0"/>
      <w:marRight w:val="0"/>
      <w:marTop w:val="0"/>
      <w:marBottom w:val="0"/>
      <w:divBdr>
        <w:top w:val="none" w:sz="0" w:space="0" w:color="auto"/>
        <w:left w:val="none" w:sz="0" w:space="0" w:color="auto"/>
        <w:bottom w:val="none" w:sz="0" w:space="0" w:color="auto"/>
        <w:right w:val="none" w:sz="0" w:space="0" w:color="auto"/>
      </w:divBdr>
    </w:div>
    <w:div w:id="782917345">
      <w:bodyDiv w:val="1"/>
      <w:marLeft w:val="0"/>
      <w:marRight w:val="0"/>
      <w:marTop w:val="0"/>
      <w:marBottom w:val="0"/>
      <w:divBdr>
        <w:top w:val="none" w:sz="0" w:space="0" w:color="auto"/>
        <w:left w:val="none" w:sz="0" w:space="0" w:color="auto"/>
        <w:bottom w:val="none" w:sz="0" w:space="0" w:color="auto"/>
        <w:right w:val="none" w:sz="0" w:space="0" w:color="auto"/>
      </w:divBdr>
    </w:div>
    <w:div w:id="895749084">
      <w:bodyDiv w:val="1"/>
      <w:marLeft w:val="0"/>
      <w:marRight w:val="0"/>
      <w:marTop w:val="0"/>
      <w:marBottom w:val="0"/>
      <w:divBdr>
        <w:top w:val="none" w:sz="0" w:space="0" w:color="auto"/>
        <w:left w:val="none" w:sz="0" w:space="0" w:color="auto"/>
        <w:bottom w:val="none" w:sz="0" w:space="0" w:color="auto"/>
        <w:right w:val="none" w:sz="0" w:space="0" w:color="auto"/>
      </w:divBdr>
      <w:divsChild>
        <w:div w:id="1720474812">
          <w:marLeft w:val="0"/>
          <w:marRight w:val="0"/>
          <w:marTop w:val="0"/>
          <w:marBottom w:val="0"/>
          <w:divBdr>
            <w:top w:val="none" w:sz="0" w:space="0" w:color="auto"/>
            <w:left w:val="none" w:sz="0" w:space="0" w:color="auto"/>
            <w:bottom w:val="none" w:sz="0" w:space="0" w:color="auto"/>
            <w:right w:val="none" w:sz="0" w:space="0" w:color="auto"/>
          </w:divBdr>
          <w:divsChild>
            <w:div w:id="2022076861">
              <w:marLeft w:val="0"/>
              <w:marRight w:val="0"/>
              <w:marTop w:val="0"/>
              <w:marBottom w:val="0"/>
              <w:divBdr>
                <w:top w:val="none" w:sz="0" w:space="0" w:color="auto"/>
                <w:left w:val="none" w:sz="0" w:space="0" w:color="auto"/>
                <w:bottom w:val="none" w:sz="0" w:space="0" w:color="auto"/>
                <w:right w:val="none" w:sz="0" w:space="0" w:color="auto"/>
              </w:divBdr>
            </w:div>
            <w:div w:id="189846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386772">
      <w:bodyDiv w:val="1"/>
      <w:marLeft w:val="0"/>
      <w:marRight w:val="0"/>
      <w:marTop w:val="0"/>
      <w:marBottom w:val="0"/>
      <w:divBdr>
        <w:top w:val="none" w:sz="0" w:space="0" w:color="auto"/>
        <w:left w:val="none" w:sz="0" w:space="0" w:color="auto"/>
        <w:bottom w:val="none" w:sz="0" w:space="0" w:color="auto"/>
        <w:right w:val="none" w:sz="0" w:space="0" w:color="auto"/>
      </w:divBdr>
      <w:divsChild>
        <w:div w:id="41292239">
          <w:marLeft w:val="0"/>
          <w:marRight w:val="0"/>
          <w:marTop w:val="0"/>
          <w:marBottom w:val="0"/>
          <w:divBdr>
            <w:top w:val="none" w:sz="0" w:space="0" w:color="auto"/>
            <w:left w:val="none" w:sz="0" w:space="0" w:color="auto"/>
            <w:bottom w:val="none" w:sz="0" w:space="0" w:color="auto"/>
            <w:right w:val="none" w:sz="0" w:space="0" w:color="auto"/>
          </w:divBdr>
        </w:div>
      </w:divsChild>
    </w:div>
    <w:div w:id="936795152">
      <w:bodyDiv w:val="1"/>
      <w:marLeft w:val="0"/>
      <w:marRight w:val="0"/>
      <w:marTop w:val="0"/>
      <w:marBottom w:val="0"/>
      <w:divBdr>
        <w:top w:val="none" w:sz="0" w:space="0" w:color="auto"/>
        <w:left w:val="none" w:sz="0" w:space="0" w:color="auto"/>
        <w:bottom w:val="none" w:sz="0" w:space="0" w:color="auto"/>
        <w:right w:val="none" w:sz="0" w:space="0" w:color="auto"/>
      </w:divBdr>
    </w:div>
    <w:div w:id="952637289">
      <w:bodyDiv w:val="1"/>
      <w:marLeft w:val="0"/>
      <w:marRight w:val="0"/>
      <w:marTop w:val="0"/>
      <w:marBottom w:val="0"/>
      <w:divBdr>
        <w:top w:val="none" w:sz="0" w:space="0" w:color="auto"/>
        <w:left w:val="none" w:sz="0" w:space="0" w:color="auto"/>
        <w:bottom w:val="none" w:sz="0" w:space="0" w:color="auto"/>
        <w:right w:val="none" w:sz="0" w:space="0" w:color="auto"/>
      </w:divBdr>
      <w:divsChild>
        <w:div w:id="1588998920">
          <w:marLeft w:val="0"/>
          <w:marRight w:val="0"/>
          <w:marTop w:val="0"/>
          <w:marBottom w:val="0"/>
          <w:divBdr>
            <w:top w:val="none" w:sz="0" w:space="0" w:color="auto"/>
            <w:left w:val="none" w:sz="0" w:space="0" w:color="auto"/>
            <w:bottom w:val="none" w:sz="0" w:space="0" w:color="auto"/>
            <w:right w:val="none" w:sz="0" w:space="0" w:color="auto"/>
          </w:divBdr>
        </w:div>
        <w:div w:id="1447196087">
          <w:marLeft w:val="0"/>
          <w:marRight w:val="0"/>
          <w:marTop w:val="0"/>
          <w:marBottom w:val="0"/>
          <w:divBdr>
            <w:top w:val="none" w:sz="0" w:space="0" w:color="auto"/>
            <w:left w:val="none" w:sz="0" w:space="0" w:color="auto"/>
            <w:bottom w:val="none" w:sz="0" w:space="0" w:color="auto"/>
            <w:right w:val="none" w:sz="0" w:space="0" w:color="auto"/>
          </w:divBdr>
        </w:div>
        <w:div w:id="500897673">
          <w:marLeft w:val="0"/>
          <w:marRight w:val="0"/>
          <w:marTop w:val="0"/>
          <w:marBottom w:val="0"/>
          <w:divBdr>
            <w:top w:val="none" w:sz="0" w:space="0" w:color="auto"/>
            <w:left w:val="none" w:sz="0" w:space="0" w:color="auto"/>
            <w:bottom w:val="none" w:sz="0" w:space="0" w:color="auto"/>
            <w:right w:val="none" w:sz="0" w:space="0" w:color="auto"/>
          </w:divBdr>
        </w:div>
        <w:div w:id="2032603298">
          <w:marLeft w:val="0"/>
          <w:marRight w:val="0"/>
          <w:marTop w:val="0"/>
          <w:marBottom w:val="0"/>
          <w:divBdr>
            <w:top w:val="none" w:sz="0" w:space="0" w:color="auto"/>
            <w:left w:val="none" w:sz="0" w:space="0" w:color="auto"/>
            <w:bottom w:val="none" w:sz="0" w:space="0" w:color="auto"/>
            <w:right w:val="none" w:sz="0" w:space="0" w:color="auto"/>
          </w:divBdr>
        </w:div>
        <w:div w:id="505170553">
          <w:marLeft w:val="0"/>
          <w:marRight w:val="0"/>
          <w:marTop w:val="0"/>
          <w:marBottom w:val="0"/>
          <w:divBdr>
            <w:top w:val="none" w:sz="0" w:space="0" w:color="auto"/>
            <w:left w:val="none" w:sz="0" w:space="0" w:color="auto"/>
            <w:bottom w:val="none" w:sz="0" w:space="0" w:color="auto"/>
            <w:right w:val="none" w:sz="0" w:space="0" w:color="auto"/>
          </w:divBdr>
        </w:div>
        <w:div w:id="478426224">
          <w:marLeft w:val="0"/>
          <w:marRight w:val="0"/>
          <w:marTop w:val="0"/>
          <w:marBottom w:val="0"/>
          <w:divBdr>
            <w:top w:val="none" w:sz="0" w:space="0" w:color="auto"/>
            <w:left w:val="none" w:sz="0" w:space="0" w:color="auto"/>
            <w:bottom w:val="none" w:sz="0" w:space="0" w:color="auto"/>
            <w:right w:val="none" w:sz="0" w:space="0" w:color="auto"/>
          </w:divBdr>
        </w:div>
        <w:div w:id="954947616">
          <w:marLeft w:val="0"/>
          <w:marRight w:val="0"/>
          <w:marTop w:val="0"/>
          <w:marBottom w:val="0"/>
          <w:divBdr>
            <w:top w:val="none" w:sz="0" w:space="0" w:color="auto"/>
            <w:left w:val="none" w:sz="0" w:space="0" w:color="auto"/>
            <w:bottom w:val="none" w:sz="0" w:space="0" w:color="auto"/>
            <w:right w:val="none" w:sz="0" w:space="0" w:color="auto"/>
          </w:divBdr>
        </w:div>
        <w:div w:id="1738237043">
          <w:marLeft w:val="0"/>
          <w:marRight w:val="0"/>
          <w:marTop w:val="0"/>
          <w:marBottom w:val="0"/>
          <w:divBdr>
            <w:top w:val="none" w:sz="0" w:space="0" w:color="auto"/>
            <w:left w:val="none" w:sz="0" w:space="0" w:color="auto"/>
            <w:bottom w:val="none" w:sz="0" w:space="0" w:color="auto"/>
            <w:right w:val="none" w:sz="0" w:space="0" w:color="auto"/>
          </w:divBdr>
        </w:div>
      </w:divsChild>
    </w:div>
    <w:div w:id="1191456495">
      <w:bodyDiv w:val="1"/>
      <w:marLeft w:val="0"/>
      <w:marRight w:val="0"/>
      <w:marTop w:val="0"/>
      <w:marBottom w:val="0"/>
      <w:divBdr>
        <w:top w:val="none" w:sz="0" w:space="0" w:color="auto"/>
        <w:left w:val="none" w:sz="0" w:space="0" w:color="auto"/>
        <w:bottom w:val="none" w:sz="0" w:space="0" w:color="auto"/>
        <w:right w:val="none" w:sz="0" w:space="0" w:color="auto"/>
      </w:divBdr>
      <w:divsChild>
        <w:div w:id="1903904795">
          <w:marLeft w:val="0"/>
          <w:marRight w:val="0"/>
          <w:marTop w:val="0"/>
          <w:marBottom w:val="0"/>
          <w:divBdr>
            <w:top w:val="none" w:sz="0" w:space="0" w:color="auto"/>
            <w:left w:val="none" w:sz="0" w:space="0" w:color="auto"/>
            <w:bottom w:val="none" w:sz="0" w:space="0" w:color="auto"/>
            <w:right w:val="none" w:sz="0" w:space="0" w:color="auto"/>
          </w:divBdr>
        </w:div>
      </w:divsChild>
    </w:div>
    <w:div w:id="1250583193">
      <w:bodyDiv w:val="1"/>
      <w:marLeft w:val="0"/>
      <w:marRight w:val="0"/>
      <w:marTop w:val="0"/>
      <w:marBottom w:val="0"/>
      <w:divBdr>
        <w:top w:val="none" w:sz="0" w:space="0" w:color="auto"/>
        <w:left w:val="none" w:sz="0" w:space="0" w:color="auto"/>
        <w:bottom w:val="none" w:sz="0" w:space="0" w:color="auto"/>
        <w:right w:val="none" w:sz="0" w:space="0" w:color="auto"/>
      </w:divBdr>
    </w:div>
    <w:div w:id="1533107555">
      <w:bodyDiv w:val="1"/>
      <w:marLeft w:val="0"/>
      <w:marRight w:val="0"/>
      <w:marTop w:val="0"/>
      <w:marBottom w:val="0"/>
      <w:divBdr>
        <w:top w:val="none" w:sz="0" w:space="0" w:color="auto"/>
        <w:left w:val="none" w:sz="0" w:space="0" w:color="auto"/>
        <w:bottom w:val="none" w:sz="0" w:space="0" w:color="auto"/>
        <w:right w:val="none" w:sz="0" w:space="0" w:color="auto"/>
      </w:divBdr>
      <w:divsChild>
        <w:div w:id="932860806">
          <w:marLeft w:val="0"/>
          <w:marRight w:val="0"/>
          <w:marTop w:val="0"/>
          <w:marBottom w:val="0"/>
          <w:divBdr>
            <w:top w:val="none" w:sz="0" w:space="0" w:color="auto"/>
            <w:left w:val="none" w:sz="0" w:space="0" w:color="auto"/>
            <w:bottom w:val="none" w:sz="0" w:space="0" w:color="auto"/>
            <w:right w:val="none" w:sz="0" w:space="0" w:color="auto"/>
          </w:divBdr>
        </w:div>
      </w:divsChild>
    </w:div>
    <w:div w:id="1592736138">
      <w:bodyDiv w:val="1"/>
      <w:marLeft w:val="0"/>
      <w:marRight w:val="0"/>
      <w:marTop w:val="0"/>
      <w:marBottom w:val="0"/>
      <w:divBdr>
        <w:top w:val="none" w:sz="0" w:space="0" w:color="auto"/>
        <w:left w:val="none" w:sz="0" w:space="0" w:color="auto"/>
        <w:bottom w:val="none" w:sz="0" w:space="0" w:color="auto"/>
        <w:right w:val="none" w:sz="0" w:space="0" w:color="auto"/>
      </w:divBdr>
    </w:div>
    <w:div w:id="1609040202">
      <w:bodyDiv w:val="1"/>
      <w:marLeft w:val="0"/>
      <w:marRight w:val="0"/>
      <w:marTop w:val="0"/>
      <w:marBottom w:val="0"/>
      <w:divBdr>
        <w:top w:val="none" w:sz="0" w:space="0" w:color="auto"/>
        <w:left w:val="none" w:sz="0" w:space="0" w:color="auto"/>
        <w:bottom w:val="none" w:sz="0" w:space="0" w:color="auto"/>
        <w:right w:val="none" w:sz="0" w:space="0" w:color="auto"/>
      </w:divBdr>
    </w:div>
    <w:div w:id="1695107297">
      <w:bodyDiv w:val="1"/>
      <w:marLeft w:val="0"/>
      <w:marRight w:val="0"/>
      <w:marTop w:val="0"/>
      <w:marBottom w:val="0"/>
      <w:divBdr>
        <w:top w:val="none" w:sz="0" w:space="0" w:color="auto"/>
        <w:left w:val="none" w:sz="0" w:space="0" w:color="auto"/>
        <w:bottom w:val="none" w:sz="0" w:space="0" w:color="auto"/>
        <w:right w:val="none" w:sz="0" w:space="0" w:color="auto"/>
      </w:divBdr>
      <w:divsChild>
        <w:div w:id="1803157774">
          <w:marLeft w:val="0"/>
          <w:marRight w:val="0"/>
          <w:marTop w:val="0"/>
          <w:marBottom w:val="0"/>
          <w:divBdr>
            <w:top w:val="none" w:sz="0" w:space="0" w:color="auto"/>
            <w:left w:val="none" w:sz="0" w:space="0" w:color="auto"/>
            <w:bottom w:val="none" w:sz="0" w:space="0" w:color="auto"/>
            <w:right w:val="none" w:sz="0" w:space="0" w:color="auto"/>
          </w:divBdr>
        </w:div>
        <w:div w:id="905148291">
          <w:marLeft w:val="0"/>
          <w:marRight w:val="0"/>
          <w:marTop w:val="0"/>
          <w:marBottom w:val="0"/>
          <w:divBdr>
            <w:top w:val="none" w:sz="0" w:space="0" w:color="auto"/>
            <w:left w:val="none" w:sz="0" w:space="0" w:color="auto"/>
            <w:bottom w:val="none" w:sz="0" w:space="0" w:color="auto"/>
            <w:right w:val="none" w:sz="0" w:space="0" w:color="auto"/>
          </w:divBdr>
          <w:divsChild>
            <w:div w:id="40836322">
              <w:marLeft w:val="0"/>
              <w:marRight w:val="0"/>
              <w:marTop w:val="0"/>
              <w:marBottom w:val="0"/>
              <w:divBdr>
                <w:top w:val="none" w:sz="0" w:space="0" w:color="auto"/>
                <w:left w:val="none" w:sz="0" w:space="0" w:color="auto"/>
                <w:bottom w:val="none" w:sz="0" w:space="0" w:color="auto"/>
                <w:right w:val="none" w:sz="0" w:space="0" w:color="auto"/>
              </w:divBdr>
            </w:div>
            <w:div w:id="1485010067">
              <w:marLeft w:val="0"/>
              <w:marRight w:val="0"/>
              <w:marTop w:val="0"/>
              <w:marBottom w:val="0"/>
              <w:divBdr>
                <w:top w:val="none" w:sz="0" w:space="0" w:color="auto"/>
                <w:left w:val="none" w:sz="0" w:space="0" w:color="auto"/>
                <w:bottom w:val="none" w:sz="0" w:space="0" w:color="auto"/>
                <w:right w:val="none" w:sz="0" w:space="0" w:color="auto"/>
              </w:divBdr>
            </w:div>
            <w:div w:id="1515149233">
              <w:marLeft w:val="0"/>
              <w:marRight w:val="0"/>
              <w:marTop w:val="0"/>
              <w:marBottom w:val="0"/>
              <w:divBdr>
                <w:top w:val="none" w:sz="0" w:space="0" w:color="auto"/>
                <w:left w:val="none" w:sz="0" w:space="0" w:color="auto"/>
                <w:bottom w:val="none" w:sz="0" w:space="0" w:color="auto"/>
                <w:right w:val="none" w:sz="0" w:space="0" w:color="auto"/>
              </w:divBdr>
            </w:div>
            <w:div w:id="1441953210">
              <w:marLeft w:val="0"/>
              <w:marRight w:val="0"/>
              <w:marTop w:val="0"/>
              <w:marBottom w:val="0"/>
              <w:divBdr>
                <w:top w:val="none" w:sz="0" w:space="0" w:color="auto"/>
                <w:left w:val="none" w:sz="0" w:space="0" w:color="auto"/>
                <w:bottom w:val="none" w:sz="0" w:space="0" w:color="auto"/>
                <w:right w:val="none" w:sz="0" w:space="0" w:color="auto"/>
              </w:divBdr>
            </w:div>
            <w:div w:id="311182503">
              <w:marLeft w:val="0"/>
              <w:marRight w:val="0"/>
              <w:marTop w:val="0"/>
              <w:marBottom w:val="0"/>
              <w:divBdr>
                <w:top w:val="none" w:sz="0" w:space="0" w:color="auto"/>
                <w:left w:val="none" w:sz="0" w:space="0" w:color="auto"/>
                <w:bottom w:val="none" w:sz="0" w:space="0" w:color="auto"/>
                <w:right w:val="none" w:sz="0" w:space="0" w:color="auto"/>
              </w:divBdr>
            </w:div>
            <w:div w:id="195119348">
              <w:marLeft w:val="0"/>
              <w:marRight w:val="0"/>
              <w:marTop w:val="0"/>
              <w:marBottom w:val="0"/>
              <w:divBdr>
                <w:top w:val="none" w:sz="0" w:space="0" w:color="auto"/>
                <w:left w:val="none" w:sz="0" w:space="0" w:color="auto"/>
                <w:bottom w:val="none" w:sz="0" w:space="0" w:color="auto"/>
                <w:right w:val="none" w:sz="0" w:space="0" w:color="auto"/>
              </w:divBdr>
            </w:div>
            <w:div w:id="1246038129">
              <w:marLeft w:val="0"/>
              <w:marRight w:val="0"/>
              <w:marTop w:val="0"/>
              <w:marBottom w:val="0"/>
              <w:divBdr>
                <w:top w:val="none" w:sz="0" w:space="0" w:color="auto"/>
                <w:left w:val="none" w:sz="0" w:space="0" w:color="auto"/>
                <w:bottom w:val="none" w:sz="0" w:space="0" w:color="auto"/>
                <w:right w:val="none" w:sz="0" w:space="0" w:color="auto"/>
              </w:divBdr>
            </w:div>
            <w:div w:id="1421638248">
              <w:marLeft w:val="0"/>
              <w:marRight w:val="0"/>
              <w:marTop w:val="0"/>
              <w:marBottom w:val="0"/>
              <w:divBdr>
                <w:top w:val="none" w:sz="0" w:space="0" w:color="auto"/>
                <w:left w:val="none" w:sz="0" w:space="0" w:color="auto"/>
                <w:bottom w:val="none" w:sz="0" w:space="0" w:color="auto"/>
                <w:right w:val="none" w:sz="0" w:space="0" w:color="auto"/>
              </w:divBdr>
            </w:div>
            <w:div w:id="1219442034">
              <w:marLeft w:val="0"/>
              <w:marRight w:val="0"/>
              <w:marTop w:val="0"/>
              <w:marBottom w:val="0"/>
              <w:divBdr>
                <w:top w:val="none" w:sz="0" w:space="0" w:color="auto"/>
                <w:left w:val="none" w:sz="0" w:space="0" w:color="auto"/>
                <w:bottom w:val="none" w:sz="0" w:space="0" w:color="auto"/>
                <w:right w:val="none" w:sz="0" w:space="0" w:color="auto"/>
              </w:divBdr>
            </w:div>
            <w:div w:id="1769041468">
              <w:marLeft w:val="0"/>
              <w:marRight w:val="0"/>
              <w:marTop w:val="0"/>
              <w:marBottom w:val="0"/>
              <w:divBdr>
                <w:top w:val="none" w:sz="0" w:space="0" w:color="auto"/>
                <w:left w:val="none" w:sz="0" w:space="0" w:color="auto"/>
                <w:bottom w:val="none" w:sz="0" w:space="0" w:color="auto"/>
                <w:right w:val="none" w:sz="0" w:space="0" w:color="auto"/>
              </w:divBdr>
            </w:div>
            <w:div w:id="629941709">
              <w:marLeft w:val="0"/>
              <w:marRight w:val="0"/>
              <w:marTop w:val="0"/>
              <w:marBottom w:val="0"/>
              <w:divBdr>
                <w:top w:val="none" w:sz="0" w:space="0" w:color="auto"/>
                <w:left w:val="none" w:sz="0" w:space="0" w:color="auto"/>
                <w:bottom w:val="none" w:sz="0" w:space="0" w:color="auto"/>
                <w:right w:val="none" w:sz="0" w:space="0" w:color="auto"/>
              </w:divBdr>
            </w:div>
            <w:div w:id="797837523">
              <w:marLeft w:val="0"/>
              <w:marRight w:val="0"/>
              <w:marTop w:val="0"/>
              <w:marBottom w:val="0"/>
              <w:divBdr>
                <w:top w:val="none" w:sz="0" w:space="0" w:color="auto"/>
                <w:left w:val="none" w:sz="0" w:space="0" w:color="auto"/>
                <w:bottom w:val="none" w:sz="0" w:space="0" w:color="auto"/>
                <w:right w:val="none" w:sz="0" w:space="0" w:color="auto"/>
              </w:divBdr>
            </w:div>
            <w:div w:id="251866087">
              <w:marLeft w:val="0"/>
              <w:marRight w:val="0"/>
              <w:marTop w:val="0"/>
              <w:marBottom w:val="0"/>
              <w:divBdr>
                <w:top w:val="none" w:sz="0" w:space="0" w:color="auto"/>
                <w:left w:val="none" w:sz="0" w:space="0" w:color="auto"/>
                <w:bottom w:val="none" w:sz="0" w:space="0" w:color="auto"/>
                <w:right w:val="none" w:sz="0" w:space="0" w:color="auto"/>
              </w:divBdr>
            </w:div>
            <w:div w:id="1444685584">
              <w:marLeft w:val="0"/>
              <w:marRight w:val="0"/>
              <w:marTop w:val="0"/>
              <w:marBottom w:val="0"/>
              <w:divBdr>
                <w:top w:val="none" w:sz="0" w:space="0" w:color="auto"/>
                <w:left w:val="none" w:sz="0" w:space="0" w:color="auto"/>
                <w:bottom w:val="none" w:sz="0" w:space="0" w:color="auto"/>
                <w:right w:val="none" w:sz="0" w:space="0" w:color="auto"/>
              </w:divBdr>
            </w:div>
            <w:div w:id="2093163963">
              <w:marLeft w:val="0"/>
              <w:marRight w:val="0"/>
              <w:marTop w:val="0"/>
              <w:marBottom w:val="0"/>
              <w:divBdr>
                <w:top w:val="none" w:sz="0" w:space="0" w:color="auto"/>
                <w:left w:val="none" w:sz="0" w:space="0" w:color="auto"/>
                <w:bottom w:val="none" w:sz="0" w:space="0" w:color="auto"/>
                <w:right w:val="none" w:sz="0" w:space="0" w:color="auto"/>
              </w:divBdr>
            </w:div>
            <w:div w:id="2135832224">
              <w:marLeft w:val="0"/>
              <w:marRight w:val="0"/>
              <w:marTop w:val="0"/>
              <w:marBottom w:val="0"/>
              <w:divBdr>
                <w:top w:val="none" w:sz="0" w:space="0" w:color="auto"/>
                <w:left w:val="none" w:sz="0" w:space="0" w:color="auto"/>
                <w:bottom w:val="none" w:sz="0" w:space="0" w:color="auto"/>
                <w:right w:val="none" w:sz="0" w:space="0" w:color="auto"/>
              </w:divBdr>
            </w:div>
          </w:divsChild>
        </w:div>
        <w:div w:id="844442941">
          <w:marLeft w:val="0"/>
          <w:marRight w:val="0"/>
          <w:marTop w:val="0"/>
          <w:marBottom w:val="0"/>
          <w:divBdr>
            <w:top w:val="none" w:sz="0" w:space="0" w:color="auto"/>
            <w:left w:val="none" w:sz="0" w:space="0" w:color="auto"/>
            <w:bottom w:val="none" w:sz="0" w:space="0" w:color="auto"/>
            <w:right w:val="none" w:sz="0" w:space="0" w:color="auto"/>
          </w:divBdr>
          <w:divsChild>
            <w:div w:id="145056266">
              <w:marLeft w:val="0"/>
              <w:marRight w:val="0"/>
              <w:marTop w:val="0"/>
              <w:marBottom w:val="0"/>
              <w:divBdr>
                <w:top w:val="none" w:sz="0" w:space="0" w:color="auto"/>
                <w:left w:val="none" w:sz="0" w:space="0" w:color="auto"/>
                <w:bottom w:val="none" w:sz="0" w:space="0" w:color="auto"/>
                <w:right w:val="none" w:sz="0" w:space="0" w:color="auto"/>
              </w:divBdr>
            </w:div>
          </w:divsChild>
        </w:div>
        <w:div w:id="1705665886">
          <w:marLeft w:val="0"/>
          <w:marRight w:val="0"/>
          <w:marTop w:val="0"/>
          <w:marBottom w:val="0"/>
          <w:divBdr>
            <w:top w:val="none" w:sz="0" w:space="0" w:color="auto"/>
            <w:left w:val="none" w:sz="0" w:space="0" w:color="auto"/>
            <w:bottom w:val="none" w:sz="0" w:space="0" w:color="auto"/>
            <w:right w:val="none" w:sz="0" w:space="0" w:color="auto"/>
          </w:divBdr>
          <w:divsChild>
            <w:div w:id="463160567">
              <w:marLeft w:val="0"/>
              <w:marRight w:val="0"/>
              <w:marTop w:val="0"/>
              <w:marBottom w:val="0"/>
              <w:divBdr>
                <w:top w:val="none" w:sz="0" w:space="0" w:color="auto"/>
                <w:left w:val="none" w:sz="0" w:space="0" w:color="auto"/>
                <w:bottom w:val="none" w:sz="0" w:space="0" w:color="auto"/>
                <w:right w:val="none" w:sz="0" w:space="0" w:color="auto"/>
              </w:divBdr>
            </w:div>
            <w:div w:id="1500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357251">
      <w:bodyDiv w:val="1"/>
      <w:marLeft w:val="0"/>
      <w:marRight w:val="0"/>
      <w:marTop w:val="0"/>
      <w:marBottom w:val="0"/>
      <w:divBdr>
        <w:top w:val="none" w:sz="0" w:space="0" w:color="auto"/>
        <w:left w:val="none" w:sz="0" w:space="0" w:color="auto"/>
        <w:bottom w:val="none" w:sz="0" w:space="0" w:color="auto"/>
        <w:right w:val="none" w:sz="0" w:space="0" w:color="auto"/>
      </w:divBdr>
      <w:divsChild>
        <w:div w:id="688259662">
          <w:marLeft w:val="0"/>
          <w:marRight w:val="0"/>
          <w:marTop w:val="0"/>
          <w:marBottom w:val="0"/>
          <w:divBdr>
            <w:top w:val="none" w:sz="0" w:space="0" w:color="auto"/>
            <w:left w:val="none" w:sz="0" w:space="0" w:color="auto"/>
            <w:bottom w:val="none" w:sz="0" w:space="0" w:color="auto"/>
            <w:right w:val="none" w:sz="0" w:space="0" w:color="auto"/>
          </w:divBdr>
        </w:div>
      </w:divsChild>
    </w:div>
    <w:div w:id="1760518178">
      <w:bodyDiv w:val="1"/>
      <w:marLeft w:val="0"/>
      <w:marRight w:val="0"/>
      <w:marTop w:val="0"/>
      <w:marBottom w:val="0"/>
      <w:divBdr>
        <w:top w:val="none" w:sz="0" w:space="0" w:color="auto"/>
        <w:left w:val="none" w:sz="0" w:space="0" w:color="auto"/>
        <w:bottom w:val="none" w:sz="0" w:space="0" w:color="auto"/>
        <w:right w:val="none" w:sz="0" w:space="0" w:color="auto"/>
      </w:divBdr>
    </w:div>
    <w:div w:id="19574401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iki.jenkins-ci.org/display/JENKINS/GitHub+Plugin" TargetMode="External"/><Relationship Id="rId18" Type="http://schemas.openxmlformats.org/officeDocument/2006/relationships/hyperlink" Target="https://doc.lucidworks.com/fusion/2.1/Installation_and_Configuration/Installing_Lucidworks_Fusion/Changing-the-Default-Ports.html" TargetMode="External"/><Relationship Id="rId26" Type="http://schemas.openxmlformats.org/officeDocument/2006/relationships/image" Target="media/image6.png"/><Relationship Id="rId39"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hyperlink" Target="http://localhost:8765/api" TargetMode="External"/><Relationship Id="rId34" Type="http://schemas.openxmlformats.org/officeDocument/2006/relationships/image" Target="media/image14.jpeg"/><Relationship Id="rId42" Type="http://schemas.openxmlformats.org/officeDocument/2006/relationships/hyperlink" Target="https://p3-dev.cap.gsa.gov" TargetMode="External"/><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iki.jenkins-ci.org/display/JENKINS/GitHub+Plugin" TargetMode="External"/><Relationship Id="rId17" Type="http://schemas.openxmlformats.org/officeDocument/2006/relationships/hyperlink" Target="https://doc.lucidworks.com/fusion/2.1/Installation_and_Configuration/Installing_Lucidworks_Fusion/Changing-the-Default-Ports.html" TargetMode="External"/><Relationship Id="rId25" Type="http://schemas.openxmlformats.org/officeDocument/2006/relationships/image" Target="media/image5.png"/><Relationship Id="rId33" Type="http://schemas.openxmlformats.org/officeDocument/2006/relationships/image" Target="media/image13.jpeg"/><Relationship Id="rId38" Type="http://schemas.openxmlformats.org/officeDocument/2006/relationships/hyperlink" Target="http://96.127.66.114:8764/admin/roles/edit/9bb3c6e1-1c2f-4298-81ae-c724fd48167b" TargetMode="External"/><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doc.lucidworks.com/index.html" TargetMode="External"/><Relationship Id="rId20" Type="http://schemas.openxmlformats.org/officeDocument/2006/relationships/hyperlink" Target="http://localhost:8764/" TargetMode="External"/><Relationship Id="rId29" Type="http://schemas.openxmlformats.org/officeDocument/2006/relationships/image" Target="media/image9.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aws.amazon.com/what-is-cloud-computing/" TargetMode="External"/><Relationship Id="rId24" Type="http://schemas.openxmlformats.org/officeDocument/2006/relationships/image" Target="media/image4.png"/><Relationship Id="rId32" Type="http://schemas.openxmlformats.org/officeDocument/2006/relationships/image" Target="media/image12.jpeg"/><Relationship Id="rId37" Type="http://schemas.openxmlformats.org/officeDocument/2006/relationships/image" Target="media/image17.jpeg"/><Relationship Id="rId40" Type="http://schemas.openxmlformats.org/officeDocument/2006/relationships/image" Target="media/image19.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2.gif"/><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jpeg"/><Relationship Id="rId49" Type="http://schemas.microsoft.com/office/2011/relationships/people" Target="people.xml"/><Relationship Id="rId10" Type="http://schemas.microsoft.com/office/2011/relationships/commentsExtended" Target="commentsExtended.xml"/><Relationship Id="rId19" Type="http://schemas.openxmlformats.org/officeDocument/2006/relationships/hyperlink" Target="http://localhost:8983/solr/" TargetMode="External"/><Relationship Id="rId31" Type="http://schemas.openxmlformats.org/officeDocument/2006/relationships/image" Target="media/image11.jpeg"/><Relationship Id="rId44" Type="http://schemas.openxmlformats.org/officeDocument/2006/relationships/hyperlink" Target="https://p3-dev.cap.gsa.gov"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help.github.com/post-receive-hooks/" TargetMode="External"/><Relationship Id="rId22" Type="http://schemas.openxmlformats.org/officeDocument/2006/relationships/hyperlink" Target="http://localhost:8984/connectors/" TargetMode="External"/><Relationship Id="rId27" Type="http://schemas.openxmlformats.org/officeDocument/2006/relationships/image" Target="media/image7.png"/><Relationship Id="rId30" Type="http://schemas.openxmlformats.org/officeDocument/2006/relationships/image" Target="media/image10.jpeg"/><Relationship Id="rId35" Type="http://schemas.openxmlformats.org/officeDocument/2006/relationships/image" Target="media/image15.jpeg"/><Relationship Id="rId43" Type="http://schemas.openxmlformats.org/officeDocument/2006/relationships/hyperlink" Target="https://p3-dev.cap.gsa.gov" TargetMode="External"/><Relationship Id="rId48" Type="http://schemas.openxmlformats.org/officeDocument/2006/relationships/fontTable" Target="fontTable.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1F30D0-9316-47FB-8225-506CEAD16B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43</Pages>
  <Words>6246</Words>
  <Characters>35603</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BoozAllen Hamilton</Company>
  <LinksUpToDate>false</LinksUpToDate>
  <CharactersWithSpaces>41766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Jason Jafarian</dc:creator>
  <cp:lastModifiedBy>Jason Jafarian</cp:lastModifiedBy>
  <cp:revision>2</cp:revision>
  <dcterms:created xsi:type="dcterms:W3CDTF">2016-02-19T03:57:00Z</dcterms:created>
  <dcterms:modified xsi:type="dcterms:W3CDTF">2016-02-19T03:57:00Z</dcterms:modified>
</cp:coreProperties>
</file>